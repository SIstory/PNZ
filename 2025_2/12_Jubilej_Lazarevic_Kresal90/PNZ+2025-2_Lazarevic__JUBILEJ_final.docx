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AE97" w14:textId="07AD230C" w:rsidR="002F68C3" w:rsidRPr="00C81840" w:rsidRDefault="00290940" w:rsidP="00B21FB5">
      <w:pPr>
        <w:spacing w:line="360" w:lineRule="auto"/>
        <w:jc w:val="both"/>
        <w:rPr>
          <w:rFonts w:ascii="Times New Roman" w:hAnsi="Times New Roman" w:cs="Times New Roman"/>
          <w:b/>
          <w:bCs/>
          <w:sz w:val="32"/>
          <w:szCs w:val="32"/>
        </w:rPr>
      </w:pPr>
      <w:r w:rsidRPr="00C81840">
        <w:rPr>
          <w:rFonts w:ascii="Times New Roman" w:hAnsi="Times New Roman" w:cs="Times New Roman"/>
          <w:b/>
          <w:bCs/>
          <w:sz w:val="32"/>
          <w:szCs w:val="32"/>
        </w:rPr>
        <w:t>France Kresal – devetdesetletnik</w:t>
      </w:r>
    </w:p>
    <w:p w14:paraId="25BA3D9F" w14:textId="77777777" w:rsidR="00290940" w:rsidRPr="00B21FB5" w:rsidRDefault="00290940" w:rsidP="00B21FB5">
      <w:pPr>
        <w:spacing w:line="360" w:lineRule="auto"/>
        <w:jc w:val="both"/>
        <w:rPr>
          <w:rFonts w:ascii="Times New Roman" w:hAnsi="Times New Roman" w:cs="Times New Roman"/>
        </w:rPr>
      </w:pPr>
    </w:p>
    <w:p w14:paraId="77F1088F" w14:textId="0F0F4300" w:rsidR="00A83DEF" w:rsidRPr="00B21FB5" w:rsidRDefault="00290940" w:rsidP="00B21FB5">
      <w:pPr>
        <w:spacing w:line="360" w:lineRule="auto"/>
        <w:jc w:val="both"/>
        <w:rPr>
          <w:rFonts w:ascii="Times New Roman" w:hAnsi="Times New Roman" w:cs="Times New Roman"/>
        </w:rPr>
      </w:pPr>
      <w:r w:rsidRPr="00B21FB5">
        <w:rPr>
          <w:rFonts w:ascii="Times New Roman" w:hAnsi="Times New Roman" w:cs="Times New Roman"/>
        </w:rPr>
        <w:t xml:space="preserve">Obeleževanje obletnic ima prav gotovo </w:t>
      </w:r>
      <w:r w:rsidR="00EB3F67" w:rsidRPr="00B21FB5">
        <w:rPr>
          <w:rFonts w:ascii="Times New Roman" w:hAnsi="Times New Roman" w:cs="Times New Roman"/>
        </w:rPr>
        <w:t>smisel in širši</w:t>
      </w:r>
      <w:r w:rsidRPr="00B21FB5">
        <w:rPr>
          <w:rFonts w:ascii="Times New Roman" w:hAnsi="Times New Roman" w:cs="Times New Roman"/>
        </w:rPr>
        <w:t xml:space="preserve"> pomen. Ne samo zaradi jubilanta, Franceta Kresala, ki je letos dopolnil devetdeset let. Pomen je širši, saj je to priložnost, da s pogledom nazaj podoživimo tudi leta, ki smo jih preživeli skupaj kot </w:t>
      </w:r>
      <w:r w:rsidR="008D12E0" w:rsidRPr="00B21FB5">
        <w:rPr>
          <w:rFonts w:ascii="Times New Roman" w:hAnsi="Times New Roman" w:cs="Times New Roman"/>
        </w:rPr>
        <w:t>kolegi</w:t>
      </w:r>
      <w:r w:rsidRPr="00B21FB5">
        <w:rPr>
          <w:rFonts w:ascii="Times New Roman" w:hAnsi="Times New Roman" w:cs="Times New Roman"/>
        </w:rPr>
        <w:t xml:space="preserve"> in seveda neizogibno kot ustanova, kot Inštitut za novejšo zgodovino. France je bil inštitutu </w:t>
      </w:r>
      <w:r w:rsidR="007F7A39" w:rsidRPr="00B21FB5">
        <w:rPr>
          <w:rFonts w:ascii="Times New Roman" w:hAnsi="Times New Roman" w:cs="Times New Roman"/>
        </w:rPr>
        <w:t xml:space="preserve">zvest </w:t>
      </w:r>
      <w:r w:rsidRPr="00B21FB5">
        <w:rPr>
          <w:rFonts w:ascii="Times New Roman" w:hAnsi="Times New Roman" w:cs="Times New Roman"/>
        </w:rPr>
        <w:t xml:space="preserve">vso delovno dobo. V dolgih letih je </w:t>
      </w:r>
      <w:r w:rsidR="007F7A39">
        <w:rPr>
          <w:rFonts w:ascii="Times New Roman" w:hAnsi="Times New Roman" w:cs="Times New Roman"/>
        </w:rPr>
        <w:t>tam</w:t>
      </w:r>
      <w:r w:rsidRPr="00B21FB5">
        <w:rPr>
          <w:rFonts w:ascii="Times New Roman" w:hAnsi="Times New Roman" w:cs="Times New Roman"/>
        </w:rPr>
        <w:t xml:space="preserve"> prevzel marsikatero dolžnost, n</w:t>
      </w:r>
      <w:r w:rsidR="003267C5">
        <w:rPr>
          <w:rFonts w:ascii="Times New Roman" w:hAnsi="Times New Roman" w:cs="Times New Roman"/>
        </w:rPr>
        <w:t xml:space="preserve">a </w:t>
      </w:r>
      <w:r w:rsidRPr="00B21FB5">
        <w:rPr>
          <w:rFonts w:ascii="Times New Roman" w:hAnsi="Times New Roman" w:cs="Times New Roman"/>
        </w:rPr>
        <w:t>pr</w:t>
      </w:r>
      <w:r w:rsidR="003267C5">
        <w:rPr>
          <w:rFonts w:ascii="Times New Roman" w:hAnsi="Times New Roman" w:cs="Times New Roman"/>
        </w:rPr>
        <w:t>imer</w:t>
      </w:r>
      <w:r w:rsidRPr="00B21FB5">
        <w:rPr>
          <w:rFonts w:ascii="Times New Roman" w:hAnsi="Times New Roman" w:cs="Times New Roman"/>
        </w:rPr>
        <w:t xml:space="preserve"> direktorstvo v letih</w:t>
      </w:r>
      <w:r w:rsidR="003267C5">
        <w:rPr>
          <w:rFonts w:ascii="Times New Roman" w:hAnsi="Times New Roman" w:cs="Times New Roman"/>
        </w:rPr>
        <w:t xml:space="preserve"> </w:t>
      </w:r>
      <w:r w:rsidRPr="00B21FB5">
        <w:rPr>
          <w:rFonts w:ascii="Times New Roman" w:hAnsi="Times New Roman" w:cs="Times New Roman"/>
        </w:rPr>
        <w:t xml:space="preserve">1975–1979. Bil je tudi predsednik sveta inštituta in celo desetletje tudi vodja raziskovalnega oddelka. Soustvarjal je tudi inštitutsko revijo </w:t>
      </w:r>
      <w:r w:rsidRPr="00C277B4">
        <w:rPr>
          <w:rFonts w:ascii="Times New Roman" w:hAnsi="Times New Roman" w:cs="Times New Roman"/>
          <w:i/>
          <w:iCs/>
        </w:rPr>
        <w:t>Prispevki</w:t>
      </w:r>
      <w:r w:rsidRPr="00B21FB5">
        <w:rPr>
          <w:rFonts w:ascii="Times New Roman" w:hAnsi="Times New Roman" w:cs="Times New Roman"/>
        </w:rPr>
        <w:t xml:space="preserve">, kot član uredništva ali kot njen večletni urednik, da ne omenjamo njegovega avtorskega sodelovanja. France je bil med začetniki ekonomske in socialne zgodovine v slovenskem zgodovinopisju. </w:t>
      </w:r>
      <w:r w:rsidR="00BF5FB2" w:rsidRPr="00B21FB5">
        <w:rPr>
          <w:rFonts w:ascii="Times New Roman" w:hAnsi="Times New Roman" w:cs="Times New Roman"/>
        </w:rPr>
        <w:t xml:space="preserve">Bil je med tistimi, ki so s tihim delom prebijali meje ideološke rigidnosti v zgodovinopisju socialističnega časa. </w:t>
      </w:r>
      <w:r w:rsidR="0030587D" w:rsidRPr="00B21FB5">
        <w:rPr>
          <w:rFonts w:ascii="Times New Roman" w:hAnsi="Times New Roman" w:cs="Times New Roman"/>
        </w:rPr>
        <w:t>Prvenstveno ga je zanimalo</w:t>
      </w:r>
      <w:r w:rsidR="003267C5">
        <w:rPr>
          <w:rFonts w:ascii="Times New Roman" w:hAnsi="Times New Roman" w:cs="Times New Roman"/>
        </w:rPr>
        <w:t>,</w:t>
      </w:r>
      <w:r w:rsidR="0030587D" w:rsidRPr="00B21FB5">
        <w:rPr>
          <w:rFonts w:ascii="Times New Roman" w:hAnsi="Times New Roman" w:cs="Times New Roman"/>
        </w:rPr>
        <w:t xml:space="preserve"> kako so ljudje služili za preživetje, kakšni procesi so omogočali zaposlovanje, kako so živeli in kakšen je bil njihov socialnovarstveni položaj.</w:t>
      </w:r>
      <w:r w:rsidRPr="00B21FB5">
        <w:rPr>
          <w:rFonts w:ascii="Times New Roman" w:hAnsi="Times New Roman" w:cs="Times New Roman"/>
        </w:rPr>
        <w:t xml:space="preserve"> </w:t>
      </w:r>
      <w:r w:rsidR="006E7BE2" w:rsidRPr="00B21FB5">
        <w:rPr>
          <w:rFonts w:ascii="Times New Roman" w:hAnsi="Times New Roman" w:cs="Times New Roman"/>
        </w:rPr>
        <w:t xml:space="preserve">A France ni samo zgodovinar, </w:t>
      </w:r>
      <w:r w:rsidR="00A83DEF" w:rsidRPr="00B21FB5">
        <w:rPr>
          <w:rFonts w:ascii="Times New Roman" w:hAnsi="Times New Roman" w:cs="Times New Roman"/>
        </w:rPr>
        <w:t xml:space="preserve">zaradi blagega značaja je </w:t>
      </w:r>
      <w:r w:rsidR="00986485" w:rsidRPr="00B21FB5">
        <w:rPr>
          <w:rFonts w:ascii="Times New Roman" w:hAnsi="Times New Roman" w:cs="Times New Roman"/>
        </w:rPr>
        <w:t xml:space="preserve">bil </w:t>
      </w:r>
      <w:r w:rsidR="0030587D" w:rsidRPr="00B21FB5">
        <w:rPr>
          <w:rFonts w:ascii="Times New Roman" w:hAnsi="Times New Roman" w:cs="Times New Roman"/>
        </w:rPr>
        <w:t>zelo</w:t>
      </w:r>
      <w:r w:rsidR="006E7BE2" w:rsidRPr="00B21FB5">
        <w:rPr>
          <w:rFonts w:ascii="Times New Roman" w:hAnsi="Times New Roman" w:cs="Times New Roman"/>
        </w:rPr>
        <w:t xml:space="preserve"> prijeten sodelavec. </w:t>
      </w:r>
      <w:r w:rsidR="003267C5">
        <w:rPr>
          <w:rFonts w:ascii="Times New Roman" w:hAnsi="Times New Roman" w:cs="Times New Roman"/>
        </w:rPr>
        <w:t>Z</w:t>
      </w:r>
      <w:r w:rsidR="006E7BE2" w:rsidRPr="00B21FB5">
        <w:rPr>
          <w:rFonts w:ascii="Times New Roman" w:hAnsi="Times New Roman" w:cs="Times New Roman"/>
        </w:rPr>
        <w:t xml:space="preserve">a svoje </w:t>
      </w:r>
      <w:r w:rsidR="003267C5">
        <w:rPr>
          <w:rFonts w:ascii="Times New Roman" w:hAnsi="Times New Roman" w:cs="Times New Roman"/>
        </w:rPr>
        <w:t>kolege je</w:t>
      </w:r>
      <w:r w:rsidR="003267C5" w:rsidRPr="00B21FB5">
        <w:rPr>
          <w:rFonts w:ascii="Times New Roman" w:hAnsi="Times New Roman" w:cs="Times New Roman"/>
        </w:rPr>
        <w:t xml:space="preserve"> </w:t>
      </w:r>
      <w:r w:rsidR="006E7BE2" w:rsidRPr="00B21FB5">
        <w:rPr>
          <w:rFonts w:ascii="Times New Roman" w:hAnsi="Times New Roman" w:cs="Times New Roman"/>
        </w:rPr>
        <w:t xml:space="preserve">vedno našel čas in </w:t>
      </w:r>
      <w:r w:rsidR="00BF5FB2" w:rsidRPr="00B21FB5">
        <w:rPr>
          <w:rFonts w:ascii="Times New Roman" w:hAnsi="Times New Roman" w:cs="Times New Roman"/>
        </w:rPr>
        <w:t>prijazno</w:t>
      </w:r>
      <w:r w:rsidR="006E7BE2" w:rsidRPr="00B21FB5">
        <w:rPr>
          <w:rFonts w:ascii="Times New Roman" w:hAnsi="Times New Roman" w:cs="Times New Roman"/>
        </w:rPr>
        <w:t xml:space="preserve"> besedo. Znal je poslušati</w:t>
      </w:r>
      <w:r w:rsidR="003267C5">
        <w:rPr>
          <w:rFonts w:ascii="Times New Roman" w:hAnsi="Times New Roman" w:cs="Times New Roman"/>
        </w:rPr>
        <w:t>,</w:t>
      </w:r>
      <w:r w:rsidR="00A83DEF" w:rsidRPr="00B21FB5">
        <w:rPr>
          <w:rFonts w:ascii="Times New Roman" w:hAnsi="Times New Roman" w:cs="Times New Roman"/>
        </w:rPr>
        <w:t xml:space="preserve"> in </w:t>
      </w:r>
      <w:r w:rsidR="00BF5FB2" w:rsidRPr="00B21FB5">
        <w:rPr>
          <w:rFonts w:ascii="Times New Roman" w:hAnsi="Times New Roman" w:cs="Times New Roman"/>
        </w:rPr>
        <w:t xml:space="preserve">kar je pomembno, tudi </w:t>
      </w:r>
      <w:r w:rsidR="00A83DEF" w:rsidRPr="00B21FB5">
        <w:rPr>
          <w:rFonts w:ascii="Times New Roman" w:hAnsi="Times New Roman" w:cs="Times New Roman"/>
        </w:rPr>
        <w:t>slišati!</w:t>
      </w:r>
      <w:r w:rsidR="006E7BE2" w:rsidRPr="00B21FB5">
        <w:rPr>
          <w:rFonts w:ascii="Times New Roman" w:hAnsi="Times New Roman" w:cs="Times New Roman"/>
        </w:rPr>
        <w:t xml:space="preserve"> </w:t>
      </w:r>
      <w:r w:rsidR="00A83DEF" w:rsidRPr="00B21FB5">
        <w:rPr>
          <w:rFonts w:ascii="Times New Roman" w:hAnsi="Times New Roman" w:cs="Times New Roman"/>
        </w:rPr>
        <w:t xml:space="preserve">Imela sva </w:t>
      </w:r>
      <w:r w:rsidR="006E7BE2" w:rsidRPr="00B21FB5">
        <w:rPr>
          <w:rFonts w:ascii="Times New Roman" w:hAnsi="Times New Roman" w:cs="Times New Roman"/>
        </w:rPr>
        <w:t>pogost</w:t>
      </w:r>
      <w:r w:rsidR="00A83DEF" w:rsidRPr="00B21FB5">
        <w:rPr>
          <w:rFonts w:ascii="Times New Roman" w:hAnsi="Times New Roman" w:cs="Times New Roman"/>
        </w:rPr>
        <w:t>e</w:t>
      </w:r>
      <w:r w:rsidR="006E7BE2" w:rsidRPr="00B21FB5">
        <w:rPr>
          <w:rFonts w:ascii="Times New Roman" w:hAnsi="Times New Roman" w:cs="Times New Roman"/>
        </w:rPr>
        <w:t xml:space="preserve"> in dolg</w:t>
      </w:r>
      <w:r w:rsidR="00A83DEF" w:rsidRPr="00B21FB5">
        <w:rPr>
          <w:rFonts w:ascii="Times New Roman" w:hAnsi="Times New Roman" w:cs="Times New Roman"/>
        </w:rPr>
        <w:t>e</w:t>
      </w:r>
      <w:r w:rsidR="006E7BE2" w:rsidRPr="00B21FB5">
        <w:rPr>
          <w:rFonts w:ascii="Times New Roman" w:hAnsi="Times New Roman" w:cs="Times New Roman"/>
        </w:rPr>
        <w:t xml:space="preserve"> pogovor</w:t>
      </w:r>
      <w:r w:rsidR="00A83DEF" w:rsidRPr="00B21FB5">
        <w:rPr>
          <w:rFonts w:ascii="Times New Roman" w:hAnsi="Times New Roman" w:cs="Times New Roman"/>
        </w:rPr>
        <w:t>e</w:t>
      </w:r>
      <w:r w:rsidR="006E7BE2" w:rsidRPr="00B21FB5">
        <w:rPr>
          <w:rFonts w:ascii="Times New Roman" w:hAnsi="Times New Roman" w:cs="Times New Roman"/>
        </w:rPr>
        <w:t xml:space="preserve"> o gospodarski zgodovini, metodoloških vprašanjih, o načinih izogibanja prehitri</w:t>
      </w:r>
      <w:r w:rsidR="003267C5">
        <w:rPr>
          <w:rFonts w:ascii="Times New Roman" w:hAnsi="Times New Roman" w:cs="Times New Roman"/>
        </w:rPr>
        <w:t>m</w:t>
      </w:r>
      <w:r w:rsidR="006E7BE2" w:rsidRPr="00B21FB5">
        <w:rPr>
          <w:rFonts w:ascii="Times New Roman" w:hAnsi="Times New Roman" w:cs="Times New Roman"/>
        </w:rPr>
        <w:t xml:space="preserve"> in všečni</w:t>
      </w:r>
      <w:r w:rsidR="003267C5">
        <w:rPr>
          <w:rFonts w:ascii="Times New Roman" w:hAnsi="Times New Roman" w:cs="Times New Roman"/>
        </w:rPr>
        <w:t>m</w:t>
      </w:r>
      <w:r w:rsidR="006E7BE2" w:rsidRPr="00B21FB5">
        <w:rPr>
          <w:rFonts w:ascii="Times New Roman" w:hAnsi="Times New Roman" w:cs="Times New Roman"/>
        </w:rPr>
        <w:t xml:space="preserve"> sklepo</w:t>
      </w:r>
      <w:r w:rsidR="003267C5">
        <w:rPr>
          <w:rFonts w:ascii="Times New Roman" w:hAnsi="Times New Roman" w:cs="Times New Roman"/>
        </w:rPr>
        <w:t>m</w:t>
      </w:r>
      <w:r w:rsidR="006E7BE2" w:rsidRPr="00B21FB5">
        <w:rPr>
          <w:rFonts w:ascii="Times New Roman" w:hAnsi="Times New Roman" w:cs="Times New Roman"/>
        </w:rPr>
        <w:t xml:space="preserve"> ter nujnosti potrpežljivega, dolgoročnega in vztrajnega raziskovalnega dela. Če sem potreboval nasvet ali samo vsakodnevni pogovor, mi je bil vedno pripravljen prisluhniti. Pa ne samo to, takoj je ponudil kavo in cigareto, da je pogovor laže stekel. </w:t>
      </w:r>
      <w:r w:rsidR="00A83DEF" w:rsidRPr="00B21FB5">
        <w:rPr>
          <w:rFonts w:ascii="Times New Roman" w:hAnsi="Times New Roman" w:cs="Times New Roman"/>
        </w:rPr>
        <w:t>Družbeni purizem je bil takrat manjši, kajenje še družbeno sprejemljivo</w:t>
      </w:r>
      <w:r w:rsidR="0030587D" w:rsidRPr="00B21FB5">
        <w:rPr>
          <w:rFonts w:ascii="Times New Roman" w:hAnsi="Times New Roman" w:cs="Times New Roman"/>
        </w:rPr>
        <w:t>, cigareta ob kavi samoumevni ritual</w:t>
      </w:r>
      <w:r w:rsidR="00A83DEF" w:rsidRPr="00B21FB5">
        <w:rPr>
          <w:rFonts w:ascii="Times New Roman" w:hAnsi="Times New Roman" w:cs="Times New Roman"/>
        </w:rPr>
        <w:t xml:space="preserve">. </w:t>
      </w:r>
      <w:r w:rsidR="0030587D" w:rsidRPr="00B21FB5">
        <w:rPr>
          <w:rFonts w:ascii="Times New Roman" w:hAnsi="Times New Roman" w:cs="Times New Roman"/>
        </w:rPr>
        <w:t>V</w:t>
      </w:r>
      <w:r w:rsidR="00A83DEF" w:rsidRPr="00B21FB5">
        <w:rPr>
          <w:rFonts w:ascii="Times New Roman" w:hAnsi="Times New Roman" w:cs="Times New Roman"/>
        </w:rPr>
        <w:t xml:space="preserve"> teh pogovorih </w:t>
      </w:r>
      <w:r w:rsidR="0030587D" w:rsidRPr="00B21FB5">
        <w:rPr>
          <w:rFonts w:ascii="Times New Roman" w:hAnsi="Times New Roman" w:cs="Times New Roman"/>
        </w:rPr>
        <w:t xml:space="preserve">sva tako </w:t>
      </w:r>
      <w:r w:rsidR="00A83DEF" w:rsidRPr="00B21FB5">
        <w:rPr>
          <w:rFonts w:ascii="Times New Roman" w:hAnsi="Times New Roman" w:cs="Times New Roman"/>
        </w:rPr>
        <w:t>spila marsikatero kavo in pokadila še več ciga</w:t>
      </w:r>
      <w:r w:rsidR="007F7A39">
        <w:rPr>
          <w:rFonts w:ascii="Times New Roman" w:hAnsi="Times New Roman" w:cs="Times New Roman"/>
        </w:rPr>
        <w:t>r</w:t>
      </w:r>
      <w:r w:rsidR="00A83DEF" w:rsidRPr="00B21FB5">
        <w:rPr>
          <w:rFonts w:ascii="Times New Roman" w:hAnsi="Times New Roman" w:cs="Times New Roman"/>
        </w:rPr>
        <w:t xml:space="preserve">et. </w:t>
      </w:r>
      <w:r w:rsidR="007F7A39">
        <w:rPr>
          <w:rFonts w:ascii="Times New Roman" w:hAnsi="Times New Roman" w:cs="Times New Roman"/>
        </w:rPr>
        <w:t>V</w:t>
      </w:r>
      <w:r w:rsidR="00A83DEF" w:rsidRPr="00B21FB5">
        <w:rPr>
          <w:rFonts w:ascii="Times New Roman" w:hAnsi="Times New Roman" w:cs="Times New Roman"/>
        </w:rPr>
        <w:t xml:space="preserve">sake toliko časa ta obred ponoviva še v današnjih dneh. Le da sedaj </w:t>
      </w:r>
      <w:r w:rsidR="00986485" w:rsidRPr="00B21FB5">
        <w:rPr>
          <w:rFonts w:ascii="Times New Roman" w:hAnsi="Times New Roman" w:cs="Times New Roman"/>
        </w:rPr>
        <w:t xml:space="preserve">ne ob turški kavi, ampak ob espresu, pa tudi cigaret ni več. </w:t>
      </w:r>
      <w:r w:rsidR="0030587D" w:rsidRPr="00B21FB5">
        <w:rPr>
          <w:rFonts w:ascii="Times New Roman" w:hAnsi="Times New Roman" w:cs="Times New Roman"/>
        </w:rPr>
        <w:t xml:space="preserve">Časi se spreminjajo in mi z njimi. </w:t>
      </w:r>
      <w:r w:rsidR="00986485" w:rsidRPr="00B21FB5">
        <w:rPr>
          <w:rFonts w:ascii="Times New Roman" w:hAnsi="Times New Roman" w:cs="Times New Roman"/>
        </w:rPr>
        <w:t xml:space="preserve">France je bil tako v devetdesetih letih življenja priča številnim spremembam </w:t>
      </w:r>
      <w:r w:rsidR="007F7A39">
        <w:rPr>
          <w:rFonts w:ascii="Times New Roman" w:hAnsi="Times New Roman" w:cs="Times New Roman"/>
        </w:rPr>
        <w:t>v</w:t>
      </w:r>
      <w:r w:rsidR="007F7A39" w:rsidRPr="00B21FB5">
        <w:rPr>
          <w:rFonts w:ascii="Times New Roman" w:hAnsi="Times New Roman" w:cs="Times New Roman"/>
        </w:rPr>
        <w:t xml:space="preserve"> </w:t>
      </w:r>
      <w:r w:rsidR="00986485" w:rsidRPr="00B21FB5">
        <w:rPr>
          <w:rFonts w:ascii="Times New Roman" w:hAnsi="Times New Roman" w:cs="Times New Roman"/>
        </w:rPr>
        <w:t>dvajsete</w:t>
      </w:r>
      <w:r w:rsidR="007F7A39">
        <w:rPr>
          <w:rFonts w:ascii="Times New Roman" w:hAnsi="Times New Roman" w:cs="Times New Roman"/>
        </w:rPr>
        <w:t>m</w:t>
      </w:r>
      <w:r w:rsidR="00986485" w:rsidRPr="00B21FB5">
        <w:rPr>
          <w:rFonts w:ascii="Times New Roman" w:hAnsi="Times New Roman" w:cs="Times New Roman"/>
        </w:rPr>
        <w:t xml:space="preserve"> stoletj</w:t>
      </w:r>
      <w:r w:rsidR="007F7A39">
        <w:rPr>
          <w:rFonts w:ascii="Times New Roman" w:hAnsi="Times New Roman" w:cs="Times New Roman"/>
        </w:rPr>
        <w:t>u</w:t>
      </w:r>
      <w:r w:rsidR="00986485" w:rsidRPr="00B21FB5">
        <w:rPr>
          <w:rFonts w:ascii="Times New Roman" w:hAnsi="Times New Roman" w:cs="Times New Roman"/>
        </w:rPr>
        <w:t xml:space="preserve">. Del teh procesov je uspešno zgodovinopisno predstavil, o čemer priča bibliografija. </w:t>
      </w:r>
      <w:r w:rsidR="00677952" w:rsidRPr="00B21FB5">
        <w:rPr>
          <w:rFonts w:ascii="Times New Roman" w:hAnsi="Times New Roman" w:cs="Times New Roman"/>
        </w:rPr>
        <w:t>Njegova dela so, zaradi izdatne dokumentiranosti in profesiona</w:t>
      </w:r>
      <w:r w:rsidR="007F7A39">
        <w:rPr>
          <w:rFonts w:ascii="Times New Roman" w:hAnsi="Times New Roman" w:cs="Times New Roman"/>
        </w:rPr>
        <w:t>l</w:t>
      </w:r>
      <w:r w:rsidR="00677952" w:rsidRPr="00B21FB5">
        <w:rPr>
          <w:rFonts w:ascii="Times New Roman" w:hAnsi="Times New Roman" w:cs="Times New Roman"/>
        </w:rPr>
        <w:t>nosti, še vedno vredna branja in referiranja. In to šteje!</w:t>
      </w:r>
    </w:p>
    <w:p w14:paraId="007FA599" w14:textId="77777777" w:rsidR="00677952" w:rsidRPr="00B21FB5" w:rsidRDefault="00677952" w:rsidP="00B21FB5">
      <w:pPr>
        <w:spacing w:line="360" w:lineRule="auto"/>
        <w:jc w:val="both"/>
        <w:rPr>
          <w:rFonts w:ascii="Times New Roman" w:hAnsi="Times New Roman" w:cs="Times New Roman"/>
        </w:rPr>
      </w:pPr>
    </w:p>
    <w:p w14:paraId="28D3B624" w14:textId="6D85FAC0" w:rsidR="00A83DEF" w:rsidRPr="00B21FB5" w:rsidRDefault="00A83DEF" w:rsidP="00B21FB5">
      <w:pPr>
        <w:spacing w:line="360" w:lineRule="auto"/>
        <w:jc w:val="both"/>
        <w:rPr>
          <w:rFonts w:ascii="Times New Roman" w:hAnsi="Times New Roman" w:cs="Times New Roman"/>
        </w:rPr>
      </w:pPr>
      <w:r w:rsidRPr="00B21FB5">
        <w:rPr>
          <w:rFonts w:ascii="Times New Roman" w:hAnsi="Times New Roman" w:cs="Times New Roman"/>
        </w:rPr>
        <w:t>Dragi France, vse najboljše za devetdeset let!</w:t>
      </w:r>
    </w:p>
    <w:p w14:paraId="05993F22" w14:textId="77777777" w:rsidR="00A83DEF" w:rsidRPr="00B21FB5" w:rsidRDefault="00A83DEF" w:rsidP="00B21FB5">
      <w:pPr>
        <w:spacing w:line="360" w:lineRule="auto"/>
        <w:jc w:val="both"/>
        <w:rPr>
          <w:rFonts w:ascii="Times New Roman" w:hAnsi="Times New Roman" w:cs="Times New Roman"/>
        </w:rPr>
      </w:pPr>
    </w:p>
    <w:p w14:paraId="1DAC376D" w14:textId="592DBFA0" w:rsidR="00A83DEF" w:rsidRPr="00C81840" w:rsidDel="00C81840" w:rsidRDefault="00A83DEF" w:rsidP="00C81840">
      <w:pPr>
        <w:spacing w:line="360" w:lineRule="auto"/>
        <w:ind w:left="6480"/>
        <w:jc w:val="right"/>
        <w:rPr>
          <w:del w:id="0" w:author="Mojca Šorn" w:date="2025-08-18T14:37:00Z" w16du:dateUtc="2025-08-18T12:37:00Z"/>
          <w:rFonts w:ascii="Times New Roman" w:hAnsi="Times New Roman" w:cs="Times New Roman"/>
          <w:i/>
          <w:iCs/>
        </w:rPr>
      </w:pPr>
      <w:r w:rsidRPr="00C81840">
        <w:rPr>
          <w:rFonts w:ascii="Times New Roman" w:hAnsi="Times New Roman" w:cs="Times New Roman"/>
          <w:i/>
          <w:iCs/>
        </w:rPr>
        <w:t>Žarko Lazarević</w:t>
      </w:r>
    </w:p>
    <w:p w14:paraId="7A3FC6FB" w14:textId="684FFB24" w:rsidR="006E7BE2" w:rsidRPr="00B21FB5" w:rsidDel="00C81840" w:rsidRDefault="006E7BE2" w:rsidP="00C81840">
      <w:pPr>
        <w:spacing w:line="360" w:lineRule="auto"/>
        <w:ind w:left="6480"/>
        <w:jc w:val="right"/>
        <w:rPr>
          <w:del w:id="1" w:author="Mojca Šorn" w:date="2025-08-18T14:37:00Z" w16du:dateUtc="2025-08-18T12:37:00Z"/>
          <w:rFonts w:ascii="Times New Roman" w:hAnsi="Times New Roman" w:cs="Times New Roman"/>
        </w:rPr>
      </w:pPr>
    </w:p>
    <w:p w14:paraId="015642CC" w14:textId="77777777" w:rsidR="006E7BE2" w:rsidRPr="00B21FB5" w:rsidRDefault="006E7BE2" w:rsidP="00B21FB5">
      <w:pPr>
        <w:spacing w:line="360" w:lineRule="auto"/>
        <w:jc w:val="both"/>
        <w:rPr>
          <w:rFonts w:ascii="Times New Roman" w:hAnsi="Times New Roman" w:cs="Times New Roman"/>
        </w:rPr>
      </w:pPr>
    </w:p>
    <w:sectPr w:rsidR="006E7BE2" w:rsidRPr="00B21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variable"/>
    <w:sig w:usb0="E0002AEF" w:usb1="C0007841"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jca Šorn">
    <w15:presenceInfo w15:providerId="AD" w15:userId="S::mojca.sorn@inz.si::9b7dfc79-a91a-4150-a5ed-27507db57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40"/>
    <w:rsid w:val="00255C7C"/>
    <w:rsid w:val="00290940"/>
    <w:rsid w:val="002E3DEE"/>
    <w:rsid w:val="002F68C3"/>
    <w:rsid w:val="0030587D"/>
    <w:rsid w:val="003267C5"/>
    <w:rsid w:val="003A533C"/>
    <w:rsid w:val="005240A1"/>
    <w:rsid w:val="00547F9E"/>
    <w:rsid w:val="00677952"/>
    <w:rsid w:val="006E7BE2"/>
    <w:rsid w:val="0070097D"/>
    <w:rsid w:val="00732BF5"/>
    <w:rsid w:val="007F7A39"/>
    <w:rsid w:val="008D12E0"/>
    <w:rsid w:val="00986485"/>
    <w:rsid w:val="009F4844"/>
    <w:rsid w:val="00A32C48"/>
    <w:rsid w:val="00A83DEF"/>
    <w:rsid w:val="00B21FB5"/>
    <w:rsid w:val="00B62593"/>
    <w:rsid w:val="00BF5FB2"/>
    <w:rsid w:val="00C277B4"/>
    <w:rsid w:val="00C81840"/>
    <w:rsid w:val="00D82877"/>
    <w:rsid w:val="00EB3F6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449F"/>
  <w15:chartTrackingRefBased/>
  <w15:docId w15:val="{0A6AD59C-EF1B-4542-B687-EE69C26F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imes New Roman (Body CS)"/>
        <w:kern w:val="2"/>
        <w:sz w:val="24"/>
        <w:szCs w:val="24"/>
        <w:lang w:val="sl-S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29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29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2909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2909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290940"/>
    <w:pPr>
      <w:keepNext/>
      <w:keepLines/>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290940"/>
    <w:pPr>
      <w:keepNext/>
      <w:keepLines/>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290940"/>
    <w:pPr>
      <w:keepNext/>
      <w:keepLines/>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290940"/>
    <w:pPr>
      <w:keepNext/>
      <w:keepLines/>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290940"/>
    <w:pPr>
      <w:keepNext/>
      <w:keepLines/>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29094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29094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290940"/>
    <w:rPr>
      <w:rFonts w:asciiTheme="minorHAnsi" w:eastAsiaTheme="majorEastAsia" w:hAnsiTheme="minorHAnsi"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290940"/>
    <w:rPr>
      <w:rFonts w:asciiTheme="minorHAnsi" w:eastAsiaTheme="majorEastAsia" w:hAnsiTheme="minorHAnsi" w:cstheme="majorBidi"/>
      <w:i/>
      <w:iCs/>
      <w:color w:val="0F4761" w:themeColor="accent1" w:themeShade="BF"/>
    </w:rPr>
  </w:style>
  <w:style w:type="character" w:customStyle="1" w:styleId="Naslov5Znak">
    <w:name w:val="Naslov 5 Znak"/>
    <w:basedOn w:val="Privzetapisavaodstavka"/>
    <w:link w:val="Naslov5"/>
    <w:uiPriority w:val="9"/>
    <w:semiHidden/>
    <w:rsid w:val="00290940"/>
    <w:rPr>
      <w:rFonts w:asciiTheme="minorHAnsi" w:eastAsiaTheme="majorEastAsia" w:hAnsiTheme="minorHAnsi" w:cstheme="majorBidi"/>
      <w:color w:val="0F4761" w:themeColor="accent1" w:themeShade="BF"/>
    </w:rPr>
  </w:style>
  <w:style w:type="character" w:customStyle="1" w:styleId="Naslov6Znak">
    <w:name w:val="Naslov 6 Znak"/>
    <w:basedOn w:val="Privzetapisavaodstavka"/>
    <w:link w:val="Naslov6"/>
    <w:uiPriority w:val="9"/>
    <w:semiHidden/>
    <w:rsid w:val="00290940"/>
    <w:rPr>
      <w:rFonts w:asciiTheme="minorHAnsi" w:eastAsiaTheme="majorEastAsia" w:hAnsiTheme="minorHAnsi" w:cstheme="majorBidi"/>
      <w:i/>
      <w:iCs/>
      <w:color w:val="595959" w:themeColor="text1" w:themeTint="A6"/>
    </w:rPr>
  </w:style>
  <w:style w:type="character" w:customStyle="1" w:styleId="Naslov7Znak">
    <w:name w:val="Naslov 7 Znak"/>
    <w:basedOn w:val="Privzetapisavaodstavka"/>
    <w:link w:val="Naslov7"/>
    <w:uiPriority w:val="9"/>
    <w:semiHidden/>
    <w:rsid w:val="00290940"/>
    <w:rPr>
      <w:rFonts w:asciiTheme="minorHAnsi" w:eastAsiaTheme="majorEastAsia" w:hAnsiTheme="minorHAnsi" w:cstheme="majorBidi"/>
      <w:color w:val="595959" w:themeColor="text1" w:themeTint="A6"/>
    </w:rPr>
  </w:style>
  <w:style w:type="character" w:customStyle="1" w:styleId="Naslov8Znak">
    <w:name w:val="Naslov 8 Znak"/>
    <w:basedOn w:val="Privzetapisavaodstavka"/>
    <w:link w:val="Naslov8"/>
    <w:uiPriority w:val="9"/>
    <w:semiHidden/>
    <w:rsid w:val="00290940"/>
    <w:rPr>
      <w:rFonts w:asciiTheme="minorHAnsi" w:eastAsiaTheme="majorEastAsia" w:hAnsiTheme="minorHAnsi" w:cstheme="majorBidi"/>
      <w:i/>
      <w:iCs/>
      <w:color w:val="272727" w:themeColor="text1" w:themeTint="D8"/>
    </w:rPr>
  </w:style>
  <w:style w:type="character" w:customStyle="1" w:styleId="Naslov9Znak">
    <w:name w:val="Naslov 9 Znak"/>
    <w:basedOn w:val="Privzetapisavaodstavka"/>
    <w:link w:val="Naslov9"/>
    <w:uiPriority w:val="9"/>
    <w:semiHidden/>
    <w:rsid w:val="00290940"/>
    <w:rPr>
      <w:rFonts w:asciiTheme="minorHAnsi" w:eastAsiaTheme="majorEastAsia" w:hAnsiTheme="minorHAnsi" w:cstheme="majorBidi"/>
      <w:color w:val="272727" w:themeColor="text1" w:themeTint="D8"/>
    </w:rPr>
  </w:style>
  <w:style w:type="paragraph" w:styleId="Naslov">
    <w:name w:val="Title"/>
    <w:basedOn w:val="Navaden"/>
    <w:next w:val="Navaden"/>
    <w:link w:val="NaslovZnak"/>
    <w:uiPriority w:val="10"/>
    <w:qFormat/>
    <w:rsid w:val="00290940"/>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29094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2909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290940"/>
    <w:rPr>
      <w:rFonts w:asciiTheme="minorHAnsi" w:eastAsiaTheme="majorEastAsia" w:hAnsiTheme="minorHAnsi" w:cstheme="majorBidi"/>
      <w:color w:val="595959" w:themeColor="text1" w:themeTint="A6"/>
      <w:spacing w:val="15"/>
      <w:sz w:val="28"/>
      <w:szCs w:val="28"/>
    </w:rPr>
  </w:style>
  <w:style w:type="paragraph" w:styleId="Citat">
    <w:name w:val="Quote"/>
    <w:basedOn w:val="Navaden"/>
    <w:next w:val="Navaden"/>
    <w:link w:val="CitatZnak"/>
    <w:uiPriority w:val="29"/>
    <w:qFormat/>
    <w:rsid w:val="00290940"/>
    <w:pPr>
      <w:spacing w:before="160" w:after="160"/>
      <w:jc w:val="center"/>
    </w:pPr>
    <w:rPr>
      <w:i/>
      <w:iCs/>
      <w:color w:val="404040" w:themeColor="text1" w:themeTint="BF"/>
    </w:rPr>
  </w:style>
  <w:style w:type="character" w:customStyle="1" w:styleId="CitatZnak">
    <w:name w:val="Citat Znak"/>
    <w:basedOn w:val="Privzetapisavaodstavka"/>
    <w:link w:val="Citat"/>
    <w:uiPriority w:val="29"/>
    <w:rsid w:val="00290940"/>
    <w:rPr>
      <w:i/>
      <w:iCs/>
      <w:color w:val="404040" w:themeColor="text1" w:themeTint="BF"/>
    </w:rPr>
  </w:style>
  <w:style w:type="paragraph" w:styleId="Odstavekseznama">
    <w:name w:val="List Paragraph"/>
    <w:basedOn w:val="Navaden"/>
    <w:uiPriority w:val="34"/>
    <w:qFormat/>
    <w:rsid w:val="00290940"/>
    <w:pPr>
      <w:ind w:left="720"/>
      <w:contextualSpacing/>
    </w:pPr>
  </w:style>
  <w:style w:type="character" w:styleId="Intenzivenpoudarek">
    <w:name w:val="Intense Emphasis"/>
    <w:basedOn w:val="Privzetapisavaodstavka"/>
    <w:uiPriority w:val="21"/>
    <w:qFormat/>
    <w:rsid w:val="00290940"/>
    <w:rPr>
      <w:i/>
      <w:iCs/>
      <w:color w:val="0F4761" w:themeColor="accent1" w:themeShade="BF"/>
    </w:rPr>
  </w:style>
  <w:style w:type="paragraph" w:styleId="Intenzivencitat">
    <w:name w:val="Intense Quote"/>
    <w:basedOn w:val="Navaden"/>
    <w:next w:val="Navaden"/>
    <w:link w:val="IntenzivencitatZnak"/>
    <w:uiPriority w:val="30"/>
    <w:qFormat/>
    <w:rsid w:val="0029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290940"/>
    <w:rPr>
      <w:i/>
      <w:iCs/>
      <w:color w:val="0F4761" w:themeColor="accent1" w:themeShade="BF"/>
    </w:rPr>
  </w:style>
  <w:style w:type="character" w:styleId="Intenzivensklic">
    <w:name w:val="Intense Reference"/>
    <w:basedOn w:val="Privzetapisavaodstavka"/>
    <w:uiPriority w:val="32"/>
    <w:qFormat/>
    <w:rsid w:val="00290940"/>
    <w:rPr>
      <w:b/>
      <w:bCs/>
      <w:smallCaps/>
      <w:color w:val="0F4761" w:themeColor="accent1" w:themeShade="BF"/>
      <w:spacing w:val="5"/>
    </w:rPr>
  </w:style>
  <w:style w:type="paragraph" w:customStyle="1" w:styleId="p1">
    <w:name w:val="p1"/>
    <w:basedOn w:val="Navaden"/>
    <w:rsid w:val="00290940"/>
    <w:rPr>
      <w:rFonts w:eastAsia="Times New Roman" w:cs="Times New Roman"/>
      <w:color w:val="141413"/>
      <w:kern w:val="0"/>
      <w:sz w:val="15"/>
      <w:szCs w:val="15"/>
      <w:lang w:eastAsia="en-GB"/>
      <w14:ligatures w14:val="none"/>
    </w:rPr>
  </w:style>
  <w:style w:type="paragraph" w:styleId="Revizija">
    <w:name w:val="Revision"/>
    <w:hidden/>
    <w:uiPriority w:val="99"/>
    <w:semiHidden/>
    <w:rsid w:val="00255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Žarko Lazarevič</dc:creator>
  <cp:keywords/>
  <dc:description/>
  <cp:lastModifiedBy>Mojca Šorn</cp:lastModifiedBy>
  <cp:revision>3</cp:revision>
  <dcterms:created xsi:type="dcterms:W3CDTF">2025-08-18T12:14:00Z</dcterms:created>
  <dcterms:modified xsi:type="dcterms:W3CDTF">2025-08-18T12:37:00Z</dcterms:modified>
</cp:coreProperties>
</file>