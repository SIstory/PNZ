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1E14A6" w14:textId="60E187A5" w:rsidR="003D1480" w:rsidRPr="00A3163F" w:rsidRDefault="003D1480" w:rsidP="003D1480">
      <w:pPr>
        <w:spacing w:line="360" w:lineRule="auto"/>
        <w:rPr>
          <w:lang w:val="sl-SI"/>
        </w:rPr>
      </w:pPr>
      <w:r w:rsidRPr="00A3163F">
        <w:rPr>
          <w:lang w:val="sl-SI"/>
        </w:rPr>
        <w:t xml:space="preserve">Prispevek </w:t>
      </w:r>
      <w:r w:rsidR="00B2280F" w:rsidRPr="00A3163F">
        <w:rPr>
          <w:lang w:val="sl-SI"/>
        </w:rPr>
        <w:t xml:space="preserve">najprej </w:t>
      </w:r>
      <w:r w:rsidRPr="00A3163F">
        <w:rPr>
          <w:lang w:val="sl-SI"/>
        </w:rPr>
        <w:t xml:space="preserve">predstavlja </w:t>
      </w:r>
      <w:r w:rsidR="00B2280F" w:rsidRPr="00A3163F">
        <w:rPr>
          <w:lang w:val="sl-SI"/>
        </w:rPr>
        <w:t>podobo</w:t>
      </w:r>
      <w:r w:rsidRPr="00A3163F">
        <w:rPr>
          <w:lang w:val="sl-SI"/>
        </w:rPr>
        <w:t xml:space="preserve"> Romov </w:t>
      </w:r>
      <w:r w:rsidR="00B2280F" w:rsidRPr="00A3163F">
        <w:rPr>
          <w:lang w:val="sl-SI"/>
        </w:rPr>
        <w:t>v</w:t>
      </w:r>
      <w:r w:rsidRPr="00A3163F">
        <w:rPr>
          <w:lang w:val="sl-SI"/>
        </w:rPr>
        <w:t xml:space="preserve"> slovensk</w:t>
      </w:r>
      <w:r w:rsidR="00B2280F" w:rsidRPr="00A3163F">
        <w:rPr>
          <w:lang w:val="sl-SI"/>
        </w:rPr>
        <w:t>em</w:t>
      </w:r>
      <w:r w:rsidRPr="00A3163F">
        <w:rPr>
          <w:lang w:val="sl-SI"/>
        </w:rPr>
        <w:t xml:space="preserve"> ljudsk</w:t>
      </w:r>
      <w:r w:rsidR="00B2280F" w:rsidRPr="00A3163F">
        <w:rPr>
          <w:lang w:val="sl-SI"/>
        </w:rPr>
        <w:t>em</w:t>
      </w:r>
      <w:ins w:id="0" w:author="Microsoft account" w:date="2024-03-26T18:09:00Z">
        <w:r w:rsidR="00A3163F">
          <w:rPr>
            <w:lang w:val="sl-SI"/>
          </w:rPr>
          <w:t>,</w:t>
        </w:r>
      </w:ins>
      <w:r w:rsidRPr="00A3163F">
        <w:rPr>
          <w:lang w:val="sl-SI"/>
        </w:rPr>
        <w:t xml:space="preserve"> </w:t>
      </w:r>
      <w:del w:id="1" w:author="Microsoft account" w:date="2024-03-26T18:09:00Z">
        <w:r w:rsidRPr="00A3163F" w:rsidDel="00A3163F">
          <w:rPr>
            <w:lang w:val="sl-SI"/>
          </w:rPr>
          <w:delText xml:space="preserve">– </w:delText>
        </w:r>
      </w:del>
      <w:r w:rsidRPr="00A3163F">
        <w:rPr>
          <w:lang w:val="sl-SI"/>
        </w:rPr>
        <w:t>v prvi vrsti pesemsk</w:t>
      </w:r>
      <w:r w:rsidR="00B2280F" w:rsidRPr="00A3163F">
        <w:rPr>
          <w:lang w:val="sl-SI"/>
        </w:rPr>
        <w:t>em</w:t>
      </w:r>
      <w:r w:rsidRPr="00A3163F">
        <w:rPr>
          <w:lang w:val="sl-SI"/>
        </w:rPr>
        <w:t xml:space="preserve"> </w:t>
      </w:r>
      <w:del w:id="2" w:author="Microsoft account" w:date="2024-03-26T18:09:00Z">
        <w:r w:rsidRPr="00A3163F" w:rsidDel="00A3163F">
          <w:rPr>
            <w:lang w:val="sl-SI"/>
          </w:rPr>
          <w:delText xml:space="preserve">– </w:delText>
        </w:r>
      </w:del>
      <w:r w:rsidRPr="00A3163F">
        <w:rPr>
          <w:lang w:val="sl-SI"/>
        </w:rPr>
        <w:t>izročil</w:t>
      </w:r>
      <w:r w:rsidR="00B2280F" w:rsidRPr="00A3163F">
        <w:rPr>
          <w:lang w:val="sl-SI"/>
        </w:rPr>
        <w:t>u</w:t>
      </w:r>
      <w:r w:rsidRPr="00A3163F">
        <w:rPr>
          <w:lang w:val="sl-SI"/>
        </w:rPr>
        <w:t xml:space="preserve">. To vsebuje domišljijske opise in prigode, ki pripadnikom romske etnične skupine pripisujejo </w:t>
      </w:r>
      <w:r w:rsidR="00B2280F" w:rsidRPr="00A3163F">
        <w:rPr>
          <w:lang w:val="sl-SI"/>
        </w:rPr>
        <w:t xml:space="preserve">zloveščo nrav, a </w:t>
      </w:r>
      <w:r w:rsidRPr="00A3163F">
        <w:rPr>
          <w:lang w:val="sl-SI"/>
        </w:rPr>
        <w:t>tudi neustavljivo, skrivnostno privlačnost</w:t>
      </w:r>
      <w:r w:rsidR="00B2280F" w:rsidRPr="00A3163F">
        <w:rPr>
          <w:lang w:val="sl-SI"/>
        </w:rPr>
        <w:t xml:space="preserve">, v njem pa je najti </w:t>
      </w:r>
      <w:del w:id="3" w:author="Microsoft account" w:date="2024-03-26T18:46:00Z">
        <w:r w:rsidRPr="00A3163F" w:rsidDel="005C7E5E">
          <w:rPr>
            <w:lang w:val="sl-SI"/>
          </w:rPr>
          <w:delText xml:space="preserve">tudi </w:delText>
        </w:r>
      </w:del>
      <w:ins w:id="4" w:author="Microsoft account" w:date="2024-03-26T18:46:00Z">
        <w:r w:rsidR="005C7E5E">
          <w:rPr>
            <w:lang w:val="sl-SI"/>
          </w:rPr>
          <w:t>še</w:t>
        </w:r>
        <w:bookmarkStart w:id="5" w:name="_GoBack"/>
        <w:bookmarkEnd w:id="5"/>
        <w:r w:rsidR="005C7E5E" w:rsidRPr="00A3163F">
          <w:rPr>
            <w:lang w:val="sl-SI"/>
          </w:rPr>
          <w:t xml:space="preserve"> </w:t>
        </w:r>
      </w:ins>
      <w:r w:rsidRPr="00A3163F">
        <w:rPr>
          <w:lang w:val="sl-SI"/>
        </w:rPr>
        <w:t xml:space="preserve">podatke o različnih plateh vsakdanjega življenja Romov. Te sta v 19. </w:t>
      </w:r>
      <w:r w:rsidR="00B2280F" w:rsidRPr="00A3163F">
        <w:rPr>
          <w:lang w:val="sl-SI"/>
        </w:rPr>
        <w:t>s</w:t>
      </w:r>
      <w:r w:rsidRPr="00A3163F">
        <w:rPr>
          <w:lang w:val="sl-SI"/>
        </w:rPr>
        <w:t>toletju</w:t>
      </w:r>
      <w:r w:rsidR="00B2280F" w:rsidRPr="00A3163F">
        <w:rPr>
          <w:lang w:val="sl-SI"/>
        </w:rPr>
        <w:t>, iz katerega izvira tudi večina pritegnjenega ljudskega slovstva,</w:t>
      </w:r>
      <w:r w:rsidRPr="00A3163F">
        <w:rPr>
          <w:lang w:val="sl-SI"/>
        </w:rPr>
        <w:t xml:space="preserve"> kot posebno </w:t>
      </w:r>
      <w:r w:rsidR="00014F7F" w:rsidRPr="00A3163F">
        <w:rPr>
          <w:lang w:val="sl-SI"/>
        </w:rPr>
        <w:t xml:space="preserve">etnično in </w:t>
      </w:r>
      <w:r w:rsidRPr="00A3163F">
        <w:rPr>
          <w:lang w:val="sl-SI"/>
        </w:rPr>
        <w:t xml:space="preserve">družbeno skupino </w:t>
      </w:r>
      <w:r w:rsidR="00014F7F" w:rsidRPr="00A3163F">
        <w:rPr>
          <w:lang w:val="sl-SI"/>
        </w:rPr>
        <w:t>preuče</w:t>
      </w:r>
      <w:r w:rsidRPr="00A3163F">
        <w:rPr>
          <w:lang w:val="sl-SI"/>
        </w:rPr>
        <w:t xml:space="preserve">vala in o njih pisala slovenska razumnika, zgodovinarja Ivan Steklasa in Janez Trdina. Njuna zapažanja se delno ujemajo, delno pa odstopajo od tistih, ki so se izoblikovala med ljudstvom. </w:t>
      </w:r>
    </w:p>
    <w:p w14:paraId="780AEC9B" w14:textId="77777777" w:rsidR="003D1480" w:rsidRPr="00A3163F" w:rsidRDefault="003D1480" w:rsidP="003D1480">
      <w:pPr>
        <w:spacing w:line="360" w:lineRule="auto"/>
        <w:rPr>
          <w:lang w:val="sl-SI"/>
        </w:rPr>
      </w:pPr>
    </w:p>
    <w:p w14:paraId="56240160" w14:textId="663F7384" w:rsidR="003D1480" w:rsidRPr="00A3163F" w:rsidRDefault="003D1480" w:rsidP="003D1480">
      <w:pPr>
        <w:spacing w:line="360" w:lineRule="auto"/>
        <w:rPr>
          <w:lang w:val="sl-SI"/>
        </w:rPr>
      </w:pPr>
      <w:r w:rsidRPr="00A3163F">
        <w:rPr>
          <w:lang w:val="sl-SI"/>
        </w:rPr>
        <w:t>Ključne besede: Romi, cigani, slovensko ljudsko izročilo, Ivan Steklasa, Janez Trdina</w:t>
      </w:r>
    </w:p>
    <w:p w14:paraId="3E559E83" w14:textId="77777777" w:rsidR="003D1480" w:rsidRPr="00A3163F" w:rsidRDefault="003D1480" w:rsidP="003D1480">
      <w:pPr>
        <w:spacing w:line="360" w:lineRule="auto"/>
        <w:jc w:val="center"/>
        <w:rPr>
          <w:b/>
          <w:bCs/>
          <w:caps/>
          <w:sz w:val="20"/>
          <w:szCs w:val="20"/>
          <w:lang w:val="sl-SI"/>
        </w:rPr>
      </w:pPr>
    </w:p>
    <w:p w14:paraId="08D3B71F" w14:textId="77777777" w:rsidR="005D4300" w:rsidRPr="00A3163F" w:rsidRDefault="005D4300">
      <w:pPr>
        <w:rPr>
          <w:lang w:val="sl-SI"/>
        </w:rPr>
      </w:pPr>
    </w:p>
    <w:sectPr w:rsidR="005D4300" w:rsidRPr="00A3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41891b8146bd0b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06"/>
    <w:rsid w:val="00014F7F"/>
    <w:rsid w:val="0021113F"/>
    <w:rsid w:val="00244706"/>
    <w:rsid w:val="003D1480"/>
    <w:rsid w:val="0041390E"/>
    <w:rsid w:val="005C7E5E"/>
    <w:rsid w:val="005D4300"/>
    <w:rsid w:val="00A3163F"/>
    <w:rsid w:val="00B2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B6C7D"/>
  <w15:chartTrackingRefBased/>
  <w15:docId w15:val="{990D4140-6209-41E1-AB83-59C4582A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480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644</Characters>
  <Application>Microsoft Office Word</Application>
  <DocSecurity>0</DocSecurity>
  <Lines>13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Microsoft account</cp:lastModifiedBy>
  <cp:revision>4</cp:revision>
  <dcterms:created xsi:type="dcterms:W3CDTF">2024-03-26T17:10:00Z</dcterms:created>
  <dcterms:modified xsi:type="dcterms:W3CDTF">2024-03-26T17:46:00Z</dcterms:modified>
</cp:coreProperties>
</file>