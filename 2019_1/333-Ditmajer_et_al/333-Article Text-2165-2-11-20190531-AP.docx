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Cobiss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To be inserted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Prejeto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Nina Ditmajer,</w:t>
      </w:r>
      <w:r w:rsidR="00C92221" w:rsidRPr="00E968B5">
        <w:rPr>
          <w:rStyle w:val="FootnoteReference"/>
          <w:rFonts w:ascii="Times New Roman" w:hAnsi="Times New Roman" w:cs="Times New Roman"/>
        </w:rPr>
        <w:footnoteReference w:customMarkFollows="1" w:id="1"/>
        <w:t>*</w:t>
      </w:r>
      <w:r>
        <w:rPr>
          <w:rFonts w:ascii="Times New Roman" w:hAnsi="Times New Roman" w:cs="Times New Roman"/>
        </w:rPr>
        <w:t xml:space="preserve"> Matija Ogrin,</w:t>
      </w:r>
      <w:r w:rsidRPr="00AC0502">
        <w:rPr>
          <w:rStyle w:val="FootnoteReference"/>
          <w:rFonts w:ascii="Times New Roman" w:hAnsi="Times New Roman" w:cs="Times New Roman"/>
        </w:rPr>
        <w:footnoteReference w:customMarkFollows="1" w:id="2"/>
        <w:sym w:font="Symbol" w:char="F02A"/>
      </w:r>
      <w:r w:rsidRPr="00AC0502">
        <w:rPr>
          <w:rStyle w:val="FootnoteReference"/>
          <w:rFonts w:ascii="Times New Roman" w:hAnsi="Times New Roman" w:cs="Times New Roman"/>
        </w:rPr>
        <w:sym w:font="Symbol" w:char="F02A"/>
      </w:r>
      <w:r>
        <w:rPr>
          <w:rFonts w:ascii="Times New Roman" w:hAnsi="Times New Roman" w:cs="Times New Roman"/>
        </w:rPr>
        <w:t xml:space="preserve"> Tomaž Erjavec</w:t>
      </w:r>
      <w:r w:rsidRPr="00AC0502">
        <w:rPr>
          <w:rStyle w:val="FootnoteReference"/>
          <w:rFonts w:ascii="Times New Roman" w:hAnsi="Times New Roman" w:cs="Times New Roman"/>
        </w:rPr>
        <w:footnoteReference w:customMarkFollows="1" w:id="3"/>
        <w:sym w:font="Symbol" w:char="F02A"/>
      </w:r>
      <w:r w:rsidRPr="00AC0502">
        <w:rPr>
          <w:rStyle w:val="FootnoteReference"/>
          <w:rFonts w:ascii="Times New Roman" w:hAnsi="Times New Roman" w:cs="Times New Roman"/>
        </w:rPr>
        <w:sym w:font="Symbol" w:char="F02A"/>
      </w:r>
      <w:r w:rsidRPr="00AC0502">
        <w:rPr>
          <w:rStyle w:val="FootnoteReference"/>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of Foglar</w:t>
      </w:r>
      <w:r w:rsidR="00D82A88" w:rsidRPr="00E968B5">
        <w:rPr>
          <w:rFonts w:ascii="Times New Roman" w:hAnsi="Times New Roman" w:cs="Times New Roman"/>
          <w:i/>
          <w:sz w:val="20"/>
          <w:szCs w:val="20"/>
        </w:rPr>
        <w:t>’s</w:t>
      </w:r>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 xml:space="preserve">book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method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Foglar</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is compared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are </w:t>
      </w:r>
      <w:r w:rsidR="00593D58" w:rsidRPr="00E968B5">
        <w:rPr>
          <w:rFonts w:ascii="Times New Roman" w:hAnsi="Times New Roman" w:cs="Times New Roman"/>
          <w:i/>
          <w:sz w:val="20"/>
          <w:szCs w:val="20"/>
        </w:rPr>
        <w:t>encoded</w:t>
      </w:r>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w:t>
      </w:r>
      <w:bookmarkStart w:id="4" w:name="_GoBack"/>
      <w:bookmarkEnd w:id="4"/>
      <w:r w:rsidR="00C71FBD" w:rsidRPr="00E968B5">
        <w:rPr>
          <w:rFonts w:ascii="Times New Roman" w:hAnsi="Times New Roman" w:cs="Times New Roman"/>
          <w:i/>
          <w:sz w:val="20"/>
          <w:szCs w:val="20"/>
        </w:rPr>
        <w:t xml:space="preserve">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period of time.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r w:rsidR="009F4AF5" w:rsidRPr="00E968B5">
        <w:rPr>
          <w:rFonts w:ascii="Times New Roman" w:hAnsi="Times New Roman" w:cs="Times New Roman"/>
          <w:i/>
        </w:rPr>
        <w:t>Textüberlieferung</w:t>
      </w:r>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which are</w:t>
      </w:r>
      <w:r w:rsidR="009F4AF5" w:rsidRPr="00E968B5">
        <w:rPr>
          <w:rFonts w:ascii="Times New Roman" w:hAnsi="Times New Roman" w:cs="Times New Roman"/>
        </w:rPr>
        <w:t xml:space="preserve"> called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r w:rsidR="009F4AF5" w:rsidRPr="00E968B5">
        <w:rPr>
          <w:rFonts w:ascii="Times New Roman" w:hAnsi="Times New Roman" w:cs="Times New Roman"/>
          <w:i/>
        </w:rPr>
        <w:t>Lesarten</w:t>
      </w:r>
      <w:r w:rsidR="009F4AF5" w:rsidRPr="00E968B5">
        <w:rPr>
          <w:rFonts w:ascii="Times New Roman" w:hAnsi="Times New Roman" w:cs="Times New Roman"/>
        </w:rPr>
        <w:t>) or variants (</w:t>
      </w:r>
      <w:r w:rsidR="009F4AF5" w:rsidRPr="00E968B5">
        <w:rPr>
          <w:rFonts w:ascii="Times New Roman" w:hAnsi="Times New Roman" w:cs="Times New Roman"/>
          <w:i/>
        </w:rPr>
        <w:t>Überlieferungsvarianten</w:t>
      </w:r>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printed book: as soon as the same text is published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are preserved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r w:rsidR="00436F77" w:rsidRPr="00E968B5">
        <w:rPr>
          <w:rFonts w:ascii="Times New Roman" w:hAnsi="Times New Roman" w:cs="Times New Roman"/>
          <w:i/>
        </w:rPr>
        <w:t>Črnovrški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FootnoteReference"/>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r w:rsidR="00BF7AD3" w:rsidRPr="00E968B5">
        <w:rPr>
          <w:rFonts w:ascii="Times New Roman" w:hAnsi="Times New Roman" w:cs="Times New Roman"/>
          <w:i/>
        </w:rPr>
        <w:t>Antikrist</w:t>
      </w:r>
      <w:r w:rsidR="00C6581F" w:rsidRPr="00E968B5">
        <w:rPr>
          <w:rStyle w:val="FootnoteReference"/>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r w:rsidR="00BF7AD3" w:rsidRPr="00E968B5">
        <w:rPr>
          <w:rFonts w:ascii="Times New Roman" w:hAnsi="Times New Roman" w:cs="Times New Roman"/>
          <w:i/>
        </w:rPr>
        <w:t>Poljan</w:t>
      </w:r>
      <w:r w:rsidR="00C6581F" w:rsidRPr="00E968B5">
        <w:rPr>
          <w:rFonts w:ascii="Times New Roman" w:hAnsi="Times New Roman" w:cs="Times New Roman"/>
          <w:i/>
        </w:rPr>
        <w:t>e</w:t>
      </w:r>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FootnoteReference"/>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hymn books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se hymn books</w:t>
      </w:r>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FootnoteReference"/>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(Burg</w:t>
      </w:r>
      <w:r w:rsidR="009B47F0" w:rsidRPr="00E968B5">
        <w:rPr>
          <w:rFonts w:ascii="Times New Roman" w:hAnsi="Times New Roman" w:cs="Times New Roman"/>
        </w:rPr>
        <w:t>h</w:t>
      </w:r>
      <w:r w:rsidR="005958E1" w:rsidRPr="00E968B5">
        <w:rPr>
          <w:rFonts w:ascii="Times New Roman" w:hAnsi="Times New Roman" w:cs="Times New Roman"/>
        </w:rPr>
        <w:t xml:space="preserve">art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r w:rsidR="00FA6C9C" w:rsidRPr="00E968B5">
        <w:rPr>
          <w:rFonts w:ascii="Times New Roman" w:hAnsi="Times New Roman" w:cs="Times New Roman"/>
        </w:rPr>
        <w:t xml:space="preserve"> </w:t>
      </w:r>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(Ogrin 2005, 9-10)</w:t>
      </w:r>
      <w:r w:rsidR="00356C10">
        <w:rPr>
          <w:rFonts w:ascii="Times New Roman" w:hAnsi="Times New Roman" w:cs="Times New Roman"/>
        </w:rPr>
        <w:t>.</w:t>
      </w:r>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 xml:space="preserve">used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The digital m</w:t>
      </w:r>
      <w:r w:rsidR="008B732C" w:rsidRPr="00E968B5">
        <w:rPr>
          <w:rFonts w:ascii="Times New Roman" w:hAnsi="Times New Roman" w:cs="Times New Roman"/>
        </w:rPr>
        <w:t>arkup</w:t>
      </w:r>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are </w:t>
      </w:r>
      <w:r w:rsidR="0077109A" w:rsidRPr="00E968B5">
        <w:rPr>
          <w:rFonts w:ascii="Times New Roman" w:hAnsi="Times New Roman" w:cs="Times New Roman"/>
        </w:rPr>
        <w:t>encoded</w:t>
      </w:r>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r w:rsidR="008B732C" w:rsidRPr="00E968B5">
        <w:rPr>
          <w:rFonts w:ascii="Times New Roman" w:hAnsi="Times New Roman" w:cs="Times New Roman"/>
        </w:rPr>
        <w:t>markup language</w:t>
      </w:r>
      <w:r w:rsidR="003F3ABB">
        <w:rPr>
          <w:rFonts w:ascii="Times New Roman" w:hAnsi="Times New Roman" w:cs="Times New Roman"/>
        </w:rPr>
        <w:t>, which</w:t>
      </w:r>
      <w:r w:rsidR="008B732C" w:rsidRPr="00E968B5">
        <w:rPr>
          <w:rFonts w:ascii="Times New Roman" w:hAnsi="Times New Roman" w:cs="Times New Roman"/>
        </w:rPr>
        <w:t xml:space="preserve"> can be defined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w:t>
      </w:r>
      <w:commentRangeStart w:id="5"/>
      <w:r w:rsidR="008B732C" w:rsidRPr="00E968B5">
        <w:rPr>
          <w:rFonts w:ascii="Times New Roman" w:hAnsi="Times New Roman" w:cs="Times New Roman"/>
        </w:rPr>
        <w:t>Ogrin and Erjavec 2009</w:t>
      </w:r>
      <w:commentRangeEnd w:id="5"/>
      <w:r w:rsidR="006F356E">
        <w:rPr>
          <w:rStyle w:val="CommentReference"/>
        </w:rPr>
        <w:commentReference w:id="5"/>
      </w:r>
      <w:r w:rsidR="008B732C" w:rsidRPr="00E968B5">
        <w:rPr>
          <w:rFonts w:ascii="Times New Roman" w:hAnsi="Times New Roman" w:cs="Times New Roman"/>
        </w:rPr>
        <w:t>; Ogrin 2005, 14; Hockey 2000, 24). In this way, we 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 xml:space="preserve">prepared nine editions of the eZISS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(Ogrin and Erjavec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r w:rsidR="000447AC" w:rsidRPr="009B00E2">
        <w:rPr>
          <w:rFonts w:ascii="Times New Roman" w:hAnsi="Times New Roman" w:cs="Times New Roman"/>
          <w:i/>
        </w:rPr>
        <w:t xml:space="preserve">Foglar’s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commentRangeStart w:id="6"/>
      <w:r w:rsidRPr="00E968B5">
        <w:rPr>
          <w:rFonts w:ascii="Times New Roman" w:hAnsi="Times New Roman" w:cs="Times New Roman"/>
          <w:b/>
        </w:rPr>
        <w:t>The text corpus</w:t>
      </w:r>
      <w:commentRangeEnd w:id="6"/>
      <w:r w:rsidR="003616DA">
        <w:rPr>
          <w:rStyle w:val="CommentReference"/>
        </w:rPr>
        <w:commentReference w:id="6"/>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r w:rsidR="000D766A" w:rsidRPr="00E968B5">
        <w:rPr>
          <w:rFonts w:ascii="Times New Roman" w:hAnsi="Times New Roman" w:cs="Times New Roman"/>
        </w:rPr>
        <w:t>Foglar’s hymn book</w:t>
      </w:r>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in the area of ​​the then Austrian province of Styria in the parish of Kamnica near Maribor</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T</w:t>
      </w:r>
      <w:r w:rsidR="000D766A" w:rsidRPr="00E968B5">
        <w:rPr>
          <w:rFonts w:ascii="Times New Roman" w:hAnsi="Times New Roman" w:cs="Times New Roman"/>
        </w:rPr>
        <w:t xml:space="preserve">he manuscript is named after Lovrenc Foglar, one of </w:t>
      </w:r>
      <w:r w:rsidR="00F7327A" w:rsidRPr="00E968B5">
        <w:rPr>
          <w:rFonts w:ascii="Times New Roman" w:hAnsi="Times New Roman" w:cs="Times New Roman"/>
        </w:rPr>
        <w:t>its</w:t>
      </w:r>
      <w:r w:rsidR="003A0AC1">
        <w:rPr>
          <w:rFonts w:ascii="Times New Roman" w:hAnsi="Times New Roman" w:cs="Times New Roman"/>
        </w:rPr>
        <w:t xml:space="preserve"> authors (cf. Ditmajer</w:t>
      </w:r>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r w:rsidR="000D766A" w:rsidRPr="00E968B5">
        <w:rPr>
          <w:rFonts w:ascii="Times New Roman" w:hAnsi="Times New Roman" w:cs="Times New Roman"/>
          <w:i/>
        </w:rPr>
        <w:t>Mariazell</w:t>
      </w:r>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 xml:space="preserve">love of God.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r w:rsidR="000D766A" w:rsidRPr="00E968B5">
        <w:rPr>
          <w:rFonts w:ascii="Times New Roman" w:hAnsi="Times New Roman" w:cs="Times New Roman"/>
          <w:i/>
        </w:rPr>
        <w:t>Foglar</w:t>
      </w:r>
      <w:r w:rsidR="00C91CA7" w:rsidRPr="00E968B5">
        <w:rPr>
          <w:rFonts w:ascii="Times New Roman" w:hAnsi="Times New Roman" w:cs="Times New Roman"/>
          <w:i/>
        </w:rPr>
        <w:t>’s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Pr="00E968B5">
        <w:rPr>
          <w:rFonts w:ascii="Times New Roman" w:hAnsi="Times New Roman" w:cs="Times New Roman"/>
          <w:i/>
        </w:rPr>
        <w:t>Pesmarica from Gorje</w:t>
      </w:r>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Paglovec’s hymnal </w:t>
      </w:r>
      <w:r w:rsidRPr="00E968B5">
        <w:rPr>
          <w:rFonts w:ascii="Times New Roman" w:hAnsi="Times New Roman" w:cs="Times New Roman"/>
        </w:rPr>
        <w:t xml:space="preserve">manuscript </w:t>
      </w:r>
      <w:r w:rsidRPr="00E968B5">
        <w:rPr>
          <w:rFonts w:ascii="Times New Roman" w:hAnsi="Times New Roman" w:cs="Times New Roman"/>
          <w:i/>
        </w:rPr>
        <w:t>Cantilenae variae partim antiquae partim</w:t>
      </w:r>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Lavrenčič</w:t>
      </w:r>
      <w:r w:rsidR="006E73E2" w:rsidRPr="00E968B5">
        <w:rPr>
          <w:rFonts w:ascii="Times New Roman" w:hAnsi="Times New Roman" w:cs="Times New Roman"/>
        </w:rPr>
        <w:t>’</w:t>
      </w:r>
      <w:r w:rsidRPr="00E968B5">
        <w:rPr>
          <w:rFonts w:ascii="Times New Roman" w:hAnsi="Times New Roman" w:cs="Times New Roman"/>
        </w:rPr>
        <w:t xml:space="preserve">s </w:t>
      </w:r>
      <w:r w:rsidR="00704B4B" w:rsidRPr="00E968B5">
        <w:rPr>
          <w:rFonts w:ascii="Times New Roman" w:hAnsi="Times New Roman" w:cs="Times New Roman"/>
        </w:rPr>
        <w:t xml:space="preserve">printed </w:t>
      </w:r>
      <w:r w:rsidR="006E73E2" w:rsidRPr="00E968B5">
        <w:rPr>
          <w:rFonts w:ascii="Times New Roman" w:hAnsi="Times New Roman" w:cs="Times New Roman"/>
          <w:i/>
        </w:rPr>
        <w:t>Misijonske pesme inu molitve</w:t>
      </w:r>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006E73E2" w:rsidRPr="00E968B5">
        <w:rPr>
          <w:rFonts w:ascii="Times New Roman" w:hAnsi="Times New Roman" w:cs="Times New Roman"/>
          <w:i/>
        </w:rPr>
        <w:t>Cerkvene pesmi in molitve</w:t>
      </w:r>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r w:rsidR="00C91CA7" w:rsidRPr="00E968B5">
        <w:rPr>
          <w:rFonts w:ascii="Times New Roman" w:hAnsi="Times New Roman" w:cs="Times New Roman"/>
        </w:rPr>
        <w:t>Parhamer</w:t>
      </w:r>
      <w:r w:rsidRPr="00E968B5">
        <w:rPr>
          <w:rFonts w:ascii="Times New Roman" w:hAnsi="Times New Roman" w:cs="Times New Roman"/>
        </w:rPr>
        <w:t>’s</w:t>
      </w:r>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r w:rsidRPr="00E968B5">
        <w:rPr>
          <w:rFonts w:ascii="Times New Roman" w:hAnsi="Times New Roman" w:cs="Times New Roman"/>
          <w:i/>
        </w:rPr>
        <w:t>Obchinzka knisicza zpitavanya teh pet glavnih stukov maloga katekizmussa</w:t>
      </w:r>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E73E2" w:rsidRPr="00E968B5">
        <w:rPr>
          <w:rFonts w:ascii="Times New Roman" w:hAnsi="Times New Roman" w:cs="Times New Roman"/>
          <w:i/>
        </w:rPr>
        <w:t>Manuskript iz Podmelca</w:t>
      </w:r>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Kokošar</w:t>
      </w:r>
      <w:r w:rsidR="006E73E2" w:rsidRPr="00E968B5">
        <w:rPr>
          <w:rFonts w:ascii="Times New Roman" w:hAnsi="Times New Roman" w:cs="Times New Roman"/>
        </w:rPr>
        <w:t>’s Series</w:t>
      </w:r>
      <w:r w:rsidRPr="00E968B5">
        <w:rPr>
          <w:rFonts w:ascii="Times New Roman" w:hAnsi="Times New Roman" w:cs="Times New Roman"/>
        </w:rPr>
        <w:t>, Ms. II., Sg. Ms. Ko.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were mostly produced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r w:rsidR="007A5CFF" w:rsidRPr="00E968B5">
        <w:rPr>
          <w:rFonts w:ascii="Times New Roman" w:hAnsi="Times New Roman" w:cs="Times New Roman"/>
          <w:i/>
          <w:iCs/>
        </w:rPr>
        <w:t>Pesem od svete trojce, Pesem od božje lubezni, Pesem od svete Notburge</w:t>
      </w:r>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r w:rsidR="007A5CFF" w:rsidRPr="00E968B5">
        <w:rPr>
          <w:rFonts w:ascii="Times New Roman" w:hAnsi="Times New Roman" w:cs="Times New Roman"/>
          <w:i/>
          <w:iCs/>
        </w:rPr>
        <w:t>Pesem od Marije Magdalene</w:t>
      </w:r>
      <w:r w:rsidR="006E73E2" w:rsidRPr="00E968B5">
        <w:rPr>
          <w:rFonts w:ascii="Times New Roman" w:hAnsi="Times New Roman" w:cs="Times New Roman"/>
        </w:rPr>
        <w:t xml:space="preserve">). All of the manuscripts and prints mentioned are listed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r w:rsidR="007A5CFF" w:rsidRPr="00E968B5">
        <w:rPr>
          <w:rFonts w:ascii="Courier New" w:hAnsi="Courier New" w:cs="Courier New"/>
        </w:rPr>
        <w:t>listWit</w:t>
      </w:r>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t>Gorje</w:t>
      </w:r>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&lt;bibl&gt;&lt;title</w:t>
      </w:r>
      <w:r w:rsidRPr="00E968B5">
        <w:rPr>
          <w:rFonts w:ascii="Times New Roman" w:hAnsi="Times New Roman" w:cs="Times New Roman"/>
          <w:color w:val="F5844C"/>
          <w:highlight w:val="white"/>
        </w:rPr>
        <w:t xml:space="preserve"> xml:lang</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"sl"</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Pesmarica iz Gorij</w:t>
      </w:r>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notBefore</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notAfter</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&lt;idno</w:t>
      </w:r>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&lt;/idno&gt;</w:t>
      </w:r>
      <w:r w:rsidR="00F73868" w:rsidRPr="00E968B5">
        <w:rPr>
          <w:rFonts w:ascii="Times New Roman" w:hAnsi="Times New Roman" w:cs="Times New Roman"/>
          <w:color w:val="000096"/>
          <w:highlight w:val="white"/>
        </w:rPr>
        <w:t>&lt;/bibl&gt;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commentRangeStart w:id="7"/>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commentRangeEnd w:id="7"/>
      <w:r w:rsidR="00637B04">
        <w:rPr>
          <w:rStyle w:val="CommentReference"/>
        </w:rPr>
        <w:commentReference w:id="7"/>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r w:rsidR="0011406B" w:rsidRPr="00E968B5">
        <w:rPr>
          <w:rFonts w:ascii="Times New Roman" w:hAnsi="Times New Roman" w:cs="Times New Roman"/>
        </w:rPr>
        <w:t>hymn books</w:t>
      </w:r>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r w:rsidR="00AB285C" w:rsidRPr="00E968B5">
        <w:rPr>
          <w:rFonts w:ascii="Courier New" w:hAnsi="Courier New" w:cs="Courier New"/>
        </w:rPr>
        <w:t>lg</w:t>
      </w:r>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r w:rsidR="00AB285C" w:rsidRPr="00E968B5">
        <w:rPr>
          <w:rFonts w:ascii="Courier New" w:hAnsi="Courier New" w:cs="Courier New"/>
        </w:rPr>
        <w:t>lg)</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r w:rsidR="00A95687" w:rsidRPr="00E968B5">
        <w:rPr>
          <w:rFonts w:ascii="Times New Roman" w:hAnsi="Times New Roman" w:cs="Times New Roman"/>
          <w:i/>
          <w:iCs/>
        </w:rPr>
        <w:t>Pesmi od S</w:t>
      </w:r>
      <w:r w:rsidR="008B6010" w:rsidRPr="00E968B5">
        <w:rPr>
          <w:rFonts w:ascii="Times New Roman" w:hAnsi="Times New Roman" w:cs="Times New Roman"/>
          <w:i/>
          <w:iCs/>
        </w:rPr>
        <w:t>vete trojce</w:t>
      </w:r>
      <w:r w:rsidR="007E611F" w:rsidRPr="00E968B5">
        <w:rPr>
          <w:rFonts w:ascii="Times New Roman" w:hAnsi="Times New Roman" w:cs="Times New Roman"/>
        </w:rPr>
        <w:t>:</w:t>
      </w:r>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Sve Ti tro ÿ zi zhem moi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Le ben da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ſe be jioi kenimo offri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Spra ffti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Tiſto zhem zha ſti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Hvalo niei ſtu ri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w:t>
      </w:r>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Sahva le na do vei ko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Bo di sve ta troÿ za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11">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r w:rsidR="00A95687" w:rsidRPr="00E968B5">
        <w:rPr>
          <w:rFonts w:ascii="Times New Roman" w:hAnsi="Times New Roman" w:cs="Times New Roman"/>
          <w:i/>
          <w:iCs/>
        </w:rPr>
        <w:t>Pesmi od Svete trojce</w:t>
      </w:r>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Difficulties are</w:t>
      </w:r>
      <w:r w:rsidR="00616F4C" w:rsidRPr="00E968B5">
        <w:rPr>
          <w:rFonts w:ascii="Times New Roman" w:hAnsi="Times New Roman" w:cs="Times New Roman"/>
        </w:rPr>
        <w:t xml:space="preserve"> caused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were encoded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"lg"</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Vsak Brat inu Sestra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Serze Posdigni, Iesusa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Mario Josepha hvali:</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Klizi Jesus Maria mojo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Serze moj glas, ô Jo-</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seph moj varih sdajna</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Posledni zhass.</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12">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r w:rsidR="006A3CC2" w:rsidRPr="00E968B5">
        <w:rPr>
          <w:rFonts w:ascii="Times New Roman" w:hAnsi="Times New Roman" w:cs="Times New Roman"/>
          <w:i/>
        </w:rPr>
        <w:t>Pesmi o svetem Jožefu</w:t>
      </w:r>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refrains,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r w:rsidR="005D0CC2">
        <w:rPr>
          <w:rFonts w:ascii="Times New Roman" w:hAnsi="Times New Roman" w:cs="Times New Roman"/>
        </w:rPr>
        <w:t>markup</w:t>
      </w:r>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can be documented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"aabbcc"</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Sve Ti tro ÿ zi zhem moi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da ti</w:t>
      </w:r>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ſe be jioi kenimo offri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Spra ffti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Tiſto zhem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zha ſti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Hvalo niei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ſtu ri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Sahva le na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vei ko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sve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troÿ za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the </w:t>
      </w:r>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the </w:t>
      </w:r>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 ſluſhai kai ti jaſ</w:t>
      </w:r>
      <w:r w:rsidR="003F2688" w:rsidRPr="00E968B5">
        <w:rPr>
          <w:rFonts w:ascii="Times New Roman" w:hAnsi="Times New Roman" w:cs="Times New Roman"/>
          <w:color w:val="000000"/>
          <w:highlight w:val="white"/>
        </w:rPr>
        <w:t xml:space="preserve"> povem</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Kai ti ozhem osnani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Nesna nu le tu do vſih mo</w:t>
      </w:r>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burgo zhem zha ſ</w:t>
      </w:r>
      <w:r w:rsidR="003F2688" w:rsidRPr="00E968B5">
        <w:rPr>
          <w:rFonts w:ascii="Times New Roman" w:hAnsi="Times New Roman" w:cs="Times New Roman"/>
          <w:color w:val="000000"/>
          <w:highlight w:val="white"/>
        </w:rPr>
        <w:t>ti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Burga je Tÿ</w:t>
      </w:r>
      <w:r w:rsidR="003F2688" w:rsidRPr="00E968B5">
        <w:rPr>
          <w:rFonts w:ascii="Times New Roman" w:hAnsi="Times New Roman" w:cs="Times New Roman"/>
          <w:color w:val="000000"/>
          <w:highlight w:val="white"/>
        </w:rPr>
        <w:t xml:space="preserve"> Rolarza</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S nto lar ſ</w:t>
      </w:r>
      <w:r w:rsidR="003F2688" w:rsidRPr="00E968B5">
        <w:rPr>
          <w:rFonts w:ascii="Times New Roman" w:hAnsi="Times New Roman" w:cs="Times New Roman"/>
          <w:color w:val="000000"/>
          <w:highlight w:val="white"/>
        </w:rPr>
        <w:t>ke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 pur garskih ludi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Prav ſ</w:t>
      </w:r>
      <w:r w:rsidR="003F2688" w:rsidRPr="00E968B5">
        <w:rPr>
          <w:rFonts w:ascii="Times New Roman" w:hAnsi="Times New Roman" w:cs="Times New Roman"/>
          <w:color w:val="000000"/>
          <w:highlight w:val="white"/>
        </w:rPr>
        <w:t>rezhne korenine</w:t>
      </w:r>
      <w:r w:rsidRPr="00E968B5">
        <w:rPr>
          <w:rFonts w:ascii="Times New Roman" w:hAnsi="Times New Roman" w:cs="Times New Roman"/>
          <w:color w:val="000096"/>
          <w:highlight w:val="white"/>
        </w:rPr>
        <w:t>&lt;/l&gt;</w:t>
      </w:r>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so as to be subordinate to the </w:t>
      </w:r>
      <w:r w:rsidR="002A6C18" w:rsidRPr="00E968B5">
        <w:rPr>
          <w:rFonts w:ascii="Times New Roman" w:hAnsi="Times New Roman" w:cs="Times New Roman"/>
        </w:rPr>
        <w:t xml:space="preserve">base text, that is, </w:t>
      </w:r>
      <w:r w:rsidR="005D52E4" w:rsidRPr="00E968B5">
        <w:rPr>
          <w:rFonts w:ascii="Times New Roman" w:hAnsi="Times New Roman" w:cs="Times New Roman"/>
        </w:rPr>
        <w:t xml:space="preserve">Foglar’s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Slomšek</w:t>
      </w:r>
      <w:r w:rsidR="002A6C18" w:rsidRPr="00E968B5">
        <w:rPr>
          <w:rFonts w:ascii="Times New Roman" w:hAnsi="Times New Roman" w:cs="Times New Roman"/>
        </w:rPr>
        <w:t>’</w:t>
      </w:r>
      <w:r w:rsidR="005D52E4" w:rsidRPr="00E968B5">
        <w:rPr>
          <w:rFonts w:ascii="Times New Roman" w:hAnsi="Times New Roman" w:cs="Times New Roman"/>
        </w:rPr>
        <w:t>s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was devise</w:t>
      </w:r>
      <w:r w:rsidR="0023112B">
        <w:rPr>
          <w:rFonts w:ascii="Times New Roman" w:hAnsi="Times New Roman" w:cs="Times New Roman"/>
        </w:rPr>
        <w:t>d</w:t>
      </w:r>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diplomatic transcript of Foglar’s hymn book</w:t>
      </w:r>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FootnoteReference"/>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r w:rsidR="00425FC5" w:rsidRPr="00E968B5">
        <w:rPr>
          <w:rFonts w:ascii="Courier New" w:hAnsi="Courier New" w:cs="Courier New"/>
        </w:rPr>
        <w:t>rdg</w:t>
      </w:r>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@witt</w:t>
      </w:r>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MAri ia Magda lena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&lt;/rdg&gt;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Enkrat Madalena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r w:rsidR="00375C8E" w:rsidRPr="00E968B5">
        <w:rPr>
          <w:rFonts w:ascii="Times New Roman" w:hAnsi="Times New Roman" w:cs="Times New Roman"/>
          <w:i/>
        </w:rPr>
        <w:t>Maurerjeve pesmarice</w:t>
      </w:r>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r w:rsidR="00375C8E" w:rsidRPr="00E968B5">
        <w:rPr>
          <w:rFonts w:ascii="Times New Roman" w:hAnsi="Times New Roman" w:cs="Times New Roman"/>
          <w:i/>
        </w:rPr>
        <w:t>Manuskript iz Podmelca</w:t>
      </w:r>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r w:rsidR="00C31BD2" w:rsidRPr="00E968B5">
        <w:rPr>
          <w:rFonts w:ascii="Courier New" w:hAnsi="Courier New" w:cs="Courier New"/>
        </w:rPr>
        <w:t>lem</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r w:rsidR="00C31BD2" w:rsidRPr="00E968B5">
        <w:rPr>
          <w:rFonts w:ascii="Courier New" w:hAnsi="Courier New" w:cs="Courier New"/>
        </w:rPr>
        <w:t>rdg</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r w:rsidR="00947411" w:rsidRPr="00E968B5">
        <w:rPr>
          <w:rFonts w:ascii="Times New Roman" w:hAnsi="Times New Roman" w:cs="Times New Roman"/>
          <w:i/>
          <w:iCs/>
        </w:rPr>
        <w:t>Pesem od vernih duš</w:t>
      </w:r>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@xml:id</w:t>
      </w:r>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@corresp</w:t>
      </w:r>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Dol vo gen ſo sako pa ne</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corresp</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Vshgala ga je ta praviza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 xml:space="preserve">marked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FootnoteReference"/>
          <w:rFonts w:ascii="Times New Roman" w:hAnsi="Times New Roman" w:cs="Times New Roman"/>
        </w:rPr>
        <w:footnoteReference w:id="9"/>
      </w:r>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Bres</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Breſs</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Madesha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Madeſha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00DB15FF" w:rsidRPr="00E968B5">
        <w:rPr>
          <w:rFonts w:ascii="Times New Roman" w:hAnsi="Times New Roman" w:cs="Times New Roman"/>
          <w:color w:val="000000"/>
          <w:highlight w:val="white"/>
        </w:rPr>
        <w:t>spozheta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ſpozheta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&lt;app&gt;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&lt;lem</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vun</w:t>
      </w:r>
      <w:r w:rsidR="009E316A" w:rsidRPr="00E968B5">
        <w:rPr>
          <w:rFonts w:ascii="Times New Roman" w:hAnsi="Times New Roman" w:cs="Times New Roman"/>
          <w:color w:val="000096"/>
          <w:highlight w:val="white"/>
        </w:rPr>
        <w:t>&lt;/lem&gt;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&lt;rdg</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ven</w:t>
      </w:r>
      <w:r w:rsidR="009E316A" w:rsidRPr="00E968B5">
        <w:rPr>
          <w:rFonts w:ascii="Times New Roman" w:hAnsi="Times New Roman" w:cs="Times New Roman"/>
          <w:color w:val="000096"/>
          <w:highlight w:val="white"/>
        </w:rPr>
        <w:t>&lt;/rdg&gt;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dela fairont</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Della pust</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commentRangeStart w:id="8"/>
      <w:r w:rsidRPr="00E968B5">
        <w:rPr>
          <w:rFonts w:ascii="Times New Roman" w:hAnsi="Times New Roman" w:cs="Times New Roman"/>
          <w:b/>
        </w:rPr>
        <w:t>Tools for text analysis and displa</w:t>
      </w:r>
      <w:commentRangeEnd w:id="8"/>
      <w:r w:rsidR="00854B07">
        <w:rPr>
          <w:rStyle w:val="CommentReference"/>
        </w:rPr>
        <w:commentReference w:id="8"/>
      </w:r>
      <w:r w:rsidRPr="00E968B5">
        <w:rPr>
          <w:rFonts w:ascii="Times New Roman" w:hAnsi="Times New Roman" w:cs="Times New Roman"/>
          <w:b/>
        </w:rPr>
        <w:t>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on the basis of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his or her textologica</w:t>
      </w:r>
      <w:r w:rsidR="00C52A79" w:rsidRPr="00E968B5">
        <w:rPr>
          <w:rFonts w:ascii="Times New Roman" w:hAnsi="Times New Roman" w:cs="Times New Roman"/>
        </w:rPr>
        <w:t xml:space="preserve">l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is not intended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be converted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FootnoteReference"/>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to extensively adapt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r w:rsidR="00383483" w:rsidRPr="00E968B5">
        <w:rPr>
          <w:rFonts w:ascii="Times New Roman" w:hAnsi="Times New Roman" w:cs="Times New Roman"/>
        </w:rPr>
        <w:t xml:space="preserve">were evaluated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commentRangeStart w:id="9"/>
      <w:r w:rsidRPr="00086083">
        <w:rPr>
          <w:rFonts w:ascii="Times New Roman" w:hAnsi="Times New Roman" w:cs="Times New Roman"/>
          <w:b/>
        </w:rPr>
        <w:t>XSLT conversion</w:t>
      </w:r>
      <w:commentRangeEnd w:id="9"/>
      <w:r w:rsidR="00854B07">
        <w:rPr>
          <w:rStyle w:val="CommentReference"/>
        </w:rPr>
        <w:commentReference w:id="9"/>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Foglar’s hymn book,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Slomšek.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FootnoteReference"/>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(.docx)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r w:rsidR="005A1A98">
        <w:rPr>
          <w:rFonts w:ascii="Times New Roman" w:hAnsi="Times New Roman" w:cs="Times New Roman"/>
        </w:rPr>
        <w:t xml:space="preserve">is created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are listed</w:t>
      </w:r>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r w:rsidR="00FF3683" w:rsidRPr="00E968B5">
        <w:rPr>
          <w:rFonts w:ascii="Times New Roman" w:hAnsi="Times New Roman" w:cs="Times New Roman"/>
        </w:rPr>
        <w:t>is displayed</w:t>
      </w:r>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r w:rsidR="00C61EE6" w:rsidRPr="00E968B5">
        <w:rPr>
          <w:rFonts w:ascii="Courier New" w:hAnsi="Courier New" w:cs="Courier New"/>
        </w:rPr>
        <w:t>lem</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Foglar</w:t>
      </w:r>
      <w:r w:rsidR="00C61EE6" w:rsidRPr="00E968B5">
        <w:rPr>
          <w:rFonts w:ascii="Times New Roman" w:hAnsi="Times New Roman" w:cs="Times New Roman"/>
        </w:rPr>
        <w:t>’s</w:t>
      </w:r>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r w:rsidR="00C61EE6" w:rsidRPr="00E968B5">
        <w:rPr>
          <w:rFonts w:ascii="Courier New" w:hAnsi="Courier New" w:cs="Courier New"/>
        </w:rPr>
        <w:t>rdg</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Mihail Paglovec.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Foglar</w:t>
      </w:r>
      <w:r w:rsidR="007F3DAA" w:rsidRPr="00E968B5">
        <w:rPr>
          <w:rFonts w:ascii="Times New Roman" w:hAnsi="Times New Roman" w:cs="Times New Roman"/>
        </w:rPr>
        <w:t>’s</w:t>
      </w:r>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r w:rsidR="00927032" w:rsidRPr="00E968B5">
        <w:rPr>
          <w:rFonts w:ascii="Courier New" w:hAnsi="Courier New" w:cs="Courier New"/>
        </w:rPr>
        <w:t>rdg</w:t>
      </w:r>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word from Paglovec</w:t>
      </w:r>
      <w:r w:rsidR="00927032" w:rsidRPr="00E968B5">
        <w:rPr>
          <w:rFonts w:ascii="Times New Roman" w:hAnsi="Times New Roman" w:cs="Times New Roman"/>
        </w:rPr>
        <w:t>’</w:t>
      </w:r>
      <w:r w:rsidR="00ED7476">
        <w:rPr>
          <w:rFonts w:ascii="Times New Roman" w:hAnsi="Times New Roman" w:cs="Times New Roman"/>
        </w:rPr>
        <w:t>s</w:t>
      </w:r>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be more clearly shown,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3">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4">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r w:rsidR="00A53286" w:rsidRPr="00E968B5">
        <w:rPr>
          <w:rFonts w:ascii="Times New Roman" w:hAnsi="Times New Roman" w:cs="Times New Roman"/>
        </w:rPr>
        <w:t xml:space="preserve"> variant in HTML 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 xml:space="preserve">upgraded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is </w:t>
      </w:r>
      <w:r w:rsidR="00A53286" w:rsidRPr="00E968B5">
        <w:rPr>
          <w:rFonts w:ascii="Times New Roman" w:hAnsi="Times New Roman" w:cs="Times New Roman"/>
        </w:rPr>
        <w:t>condition</w:t>
      </w:r>
      <w:r w:rsidR="00BA580D" w:rsidRPr="00E968B5">
        <w:rPr>
          <w:rFonts w:ascii="Times New Roman" w:hAnsi="Times New Roman" w:cs="Times New Roman"/>
        </w:rPr>
        <w:t>ed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FootnoteReference"/>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r w:rsidR="00A53286" w:rsidRPr="00E968B5">
        <w:rPr>
          <w:rFonts w:ascii="Times New Roman" w:hAnsi="Times New Roman" w:cs="Times New Roman"/>
        </w:rPr>
        <w:lastRenderedPageBreak/>
        <w:t xml:space="preserve">are compared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FootnoteReference"/>
          <w:rFonts w:ascii="Times New Roman" w:hAnsi="Times New Roman" w:cs="Times New Roman"/>
        </w:rPr>
        <w:footnoteReference w:id="13"/>
      </w:r>
      <w:r w:rsidR="00753BCC" w:rsidRPr="00E968B5">
        <w:rPr>
          <w:rFonts w:ascii="Times New Roman" w:hAnsi="Times New Roman" w:cs="Times New Roman"/>
        </w:rPr>
        <w:t xml:space="preserve"> developed by a group led by Marjorie Burghart. It is explicitly intended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are provided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(Burghart</w:t>
      </w:r>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will be displayed for viewing</w:t>
      </w:r>
      <w:r w:rsidR="00AB60FC" w:rsidRPr="00E968B5">
        <w:rPr>
          <w:rFonts w:ascii="Times New Roman" w:hAnsi="Times New Roman" w:cs="Times New Roman"/>
        </w:rPr>
        <w:t xml:space="preserve">. </w:t>
      </w:r>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r w:rsidR="00174763" w:rsidRPr="00E968B5">
        <w:rPr>
          <w:rFonts w:ascii="Courier New" w:hAnsi="Courier New" w:cs="Courier New"/>
        </w:rPr>
        <w:t>listWit</w:t>
      </w:r>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r w:rsidR="00174763" w:rsidRPr="00E968B5">
        <w:rPr>
          <w:rFonts w:ascii="Courier New" w:hAnsi="Courier New" w:cs="Courier New"/>
        </w:rPr>
        <w:t>teiHeader</w:t>
      </w:r>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r w:rsidR="002C16C4" w:rsidRPr="00E968B5">
        <w:rPr>
          <w:rFonts w:ascii="Courier New" w:hAnsi="Courier New" w:cs="Courier New"/>
        </w:rPr>
        <w:t>listWit</w:t>
      </w:r>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display</w:t>
      </w:r>
      <w:r w:rsidR="00A50C2A" w:rsidRPr="00E968B5">
        <w:rPr>
          <w:rFonts w:ascii="Times New Roman" w:hAnsi="Times New Roman" w:cs="Times New Roman"/>
        </w:rPr>
        <w:t>,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r w:rsidR="002E48B5" w:rsidRPr="00E968B5">
        <w:rPr>
          <w:rFonts w:ascii="Times New Roman" w:hAnsi="Times New Roman" w:cs="Times New Roman"/>
        </w:rPr>
        <w:t xml:space="preserve">cannot </w:t>
      </w:r>
      <w:r w:rsidR="002117A5" w:rsidRPr="00E968B5">
        <w:rPr>
          <w:rFonts w:ascii="Times New Roman" w:hAnsi="Times New Roman" w:cs="Times New Roman"/>
        </w:rPr>
        <w:t xml:space="preserve">(yet) be downloaded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r w:rsidR="00993B02" w:rsidRPr="00E968B5">
        <w:rPr>
          <w:rFonts w:ascii="Times New Roman" w:hAnsi="Times New Roman" w:cs="Times New Roman"/>
        </w:rPr>
        <w:t>is designed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FootnoteReference"/>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Rosselli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(Rosselli del Turco</w:t>
      </w:r>
      <w:r w:rsidR="00993B02" w:rsidRPr="00E968B5">
        <w:rPr>
          <w:rFonts w:ascii="Times New Roman" w:hAnsi="Times New Roman" w:cs="Times New Roman"/>
        </w:rPr>
        <w:t xml:space="preserve"> </w:t>
      </w:r>
      <w:commentRangeStart w:id="10"/>
      <w:r w:rsidR="00993B02" w:rsidRPr="00E968B5">
        <w:rPr>
          <w:rFonts w:ascii="Times New Roman" w:hAnsi="Times New Roman" w:cs="Times New Roman"/>
        </w:rPr>
        <w:t>2015</w:t>
      </w:r>
      <w:commentRangeEnd w:id="10"/>
      <w:r w:rsidR="00A47273">
        <w:rPr>
          <w:rStyle w:val="CommentReference"/>
        </w:rPr>
        <w:commentReference w:id="10"/>
      </w:r>
      <w:r w:rsidR="00993B02" w:rsidRPr="00E968B5">
        <w:rPr>
          <w:rFonts w:ascii="Times New Roman" w:hAnsi="Times New Roman" w:cs="Times New Roman"/>
        </w:rPr>
        <w:t>).</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 </w:t>
      </w:r>
      <w:r w:rsidR="000C2834" w:rsidRPr="00E968B5">
        <w:rPr>
          <w:rFonts w:ascii="Times New Roman" w:hAnsi="Times New Roman" w:cs="Times New Roman"/>
        </w:rPr>
        <w:t xml:space="preserve">The tool </w:t>
      </w:r>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 xml:space="preserve">esigned as a dynamic environment, </w:t>
      </w:r>
      <w:r w:rsidR="008E1DB4">
        <w:rPr>
          <w:rFonts w:ascii="Times New Roman" w:hAnsi="Times New Roman" w:cs="Times New Roman"/>
        </w:rPr>
        <w:t xml:space="preserve">with </w:t>
      </w:r>
      <w:r w:rsidR="00993B02" w:rsidRPr="00E968B5">
        <w:rPr>
          <w:rFonts w:ascii="Times New Roman" w:hAnsi="Times New Roman" w:cs="Times New Roman"/>
        </w:rPr>
        <w:t xml:space="preserve">Javascript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can be freely selected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eZISS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is based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is based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have been preserved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is not </w:t>
      </w:r>
      <w:r w:rsidR="00DF25F2" w:rsidRPr="00E968B5">
        <w:rPr>
          <w:rFonts w:ascii="Times New Roman" w:hAnsi="Times New Roman" w:cs="Times New Roman"/>
        </w:rPr>
        <w:t>discuss</w:t>
      </w:r>
      <w:r w:rsidR="005F6E9E" w:rsidRPr="00E968B5">
        <w:rPr>
          <w:rFonts w:ascii="Times New Roman" w:hAnsi="Times New Roman" w:cs="Times New Roman"/>
        </w:rPr>
        <w:t>ed</w:t>
      </w:r>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codex unicus</w:t>
      </w:r>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Foglar’s hymn book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r w:rsidR="006B4990">
        <w:rPr>
          <w:rFonts w:ascii="Times New Roman" w:hAnsi="Times New Roman" w:cs="Times New Roman"/>
        </w:rPr>
        <w:t>i</w:t>
      </w:r>
      <w:r w:rsidR="00906B78" w:rsidRPr="00E968B5">
        <w:rPr>
          <w:rFonts w:ascii="Times New Roman" w:hAnsi="Times New Roman" w:cs="Times New Roman"/>
        </w:rPr>
        <w:t>s determined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r w:rsidR="00906B78" w:rsidRPr="00E968B5">
        <w:rPr>
          <w:rFonts w:ascii="Times New Roman" w:hAnsi="Times New Roman" w:cs="Times New Roman"/>
        </w:rPr>
        <w:t xml:space="preserve">should also be met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r w:rsidR="00C46290" w:rsidRPr="00E968B5">
        <w:rPr>
          <w:rFonts w:ascii="Times New Roman" w:hAnsi="Times New Roman" w:cs="Times New Roman"/>
          <w:i/>
        </w:rPr>
        <w:t>Foglar’</w:t>
      </w:r>
      <w:r w:rsidR="00087C83" w:rsidRPr="00E968B5">
        <w:rPr>
          <w:rFonts w:ascii="Times New Roman" w:hAnsi="Times New Roman" w:cs="Times New Roman"/>
          <w:i/>
        </w:rPr>
        <w:t>s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aroque hymn book from the mid-eighteenth century. The editor compared Foglar</w:t>
      </w:r>
      <w:r w:rsidR="00865164" w:rsidRPr="00E968B5">
        <w:rPr>
          <w:rFonts w:ascii="Times New Roman" w:hAnsi="Times New Roman" w:cs="Times New Roman"/>
        </w:rPr>
        <w:t>’</w:t>
      </w:r>
      <w:r w:rsidR="00C46290" w:rsidRPr="00E968B5">
        <w:rPr>
          <w:rFonts w:ascii="Times New Roman" w:hAnsi="Times New Roman" w:cs="Times New Roman"/>
        </w:rPr>
        <w:t xml:space="preserve">s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were </w:t>
      </w:r>
      <w:r w:rsidR="00865164" w:rsidRPr="00E968B5">
        <w:rPr>
          <w:rFonts w:ascii="Times New Roman" w:hAnsi="Times New Roman" w:cs="Times New Roman"/>
        </w:rPr>
        <w:t xml:space="preserve">encoded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markup</w:t>
      </w:r>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has also been shown.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work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7" w:anchor="article-1520" w:history="1">
        <w:r w:rsidRPr="00086083">
          <w:rPr>
            <w:rStyle w:val="Hyperlink"/>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Burghart. </w:t>
      </w:r>
    </w:p>
    <w:p w14:paraId="621D0BE6" w14:textId="1DDECE67" w:rsidR="00DC0606" w:rsidRPr="00086083" w:rsidRDefault="00333A3B" w:rsidP="00552EA3">
      <w:pPr>
        <w:pStyle w:val="ListParagraph"/>
        <w:numPr>
          <w:ilvl w:val="0"/>
          <w:numId w:val="4"/>
        </w:numPr>
        <w:jc w:val="both"/>
        <w:rPr>
          <w:rFonts w:ascii="Times New Roman" w:hAnsi="Times New Roman" w:cs="Times New Roman"/>
          <w:sz w:val="20"/>
          <w:szCs w:val="20"/>
        </w:rPr>
      </w:pP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Online course: Digital Scholarly Editions: Manuscripts, Texts, and TEI Encoding - Digital Editing of Medieval Manuscripts.</w:t>
      </w:r>
      <w:r>
        <w:rPr>
          <w:rStyle w:val="Hyperlink"/>
          <w:rFonts w:ascii="Times New Roman" w:hAnsi="Times New Roman" w:cs="Times New Roman"/>
          <w:color w:val="auto"/>
          <w:sz w:val="20"/>
          <w:szCs w:val="20"/>
          <w:u w:val="none"/>
        </w:rPr>
        <w:t xml:space="preserve">” </w:t>
      </w:r>
      <w:r w:rsidRPr="00086083">
        <w:rPr>
          <w:rStyle w:val="Hyperlink"/>
          <w:rFonts w:ascii="Times New Roman" w:hAnsi="Times New Roman" w:cs="Times New Roman"/>
          <w:i/>
          <w:color w:val="auto"/>
          <w:sz w:val="20"/>
          <w:szCs w:val="20"/>
          <w:u w:val="none"/>
        </w:rPr>
        <w:t>Digital Editing of Medieval Manuscripts</w:t>
      </w: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 xml:space="preserve"> </w:t>
      </w:r>
      <w:hyperlink r:id="rId18" w:history="1">
        <w:r w:rsidR="00DC0606" w:rsidRPr="00086083">
          <w:rPr>
            <w:rStyle w:val="Hyperlink"/>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Cankar</w:t>
      </w:r>
      <w:r w:rsidR="003A0AC1" w:rsidRPr="00086083">
        <w:rPr>
          <w:rFonts w:ascii="Times New Roman" w:hAnsi="Times New Roman" w:cs="Times New Roman"/>
          <w:sz w:val="20"/>
          <w:szCs w:val="20"/>
        </w:rPr>
        <w:t>, Izidor</w:t>
      </w:r>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S poti. Elektronska znanstvenokritična izdaja.</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Ogrin,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T</w:t>
      </w:r>
      <w:r w:rsidR="006F1B00" w:rsidRPr="00086083">
        <w:rPr>
          <w:rFonts w:ascii="Times New Roman" w:hAnsi="Times New Roman" w:cs="Times New Roman"/>
          <w:sz w:val="20"/>
          <w:szCs w:val="20"/>
        </w:rPr>
        <w:t>omaž</w:t>
      </w:r>
      <w:r w:rsidRPr="00086083">
        <w:rPr>
          <w:rFonts w:ascii="Times New Roman" w:hAnsi="Times New Roman" w:cs="Times New Roman"/>
          <w:sz w:val="20"/>
          <w:szCs w:val="20"/>
        </w:rPr>
        <w:t xml:space="preserve"> Erjavec</w:t>
      </w:r>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Elektronske znanstvenokritične izdaje slovenskega slovstva</w:t>
      </w:r>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9" w:history="1">
        <w:r w:rsidRPr="00086083">
          <w:rPr>
            <w:rStyle w:val="Hyperlink"/>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lastRenderedPageBreak/>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dited by Matthew James Driscoll and Elena Pierazzo</w:t>
      </w:r>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ListParagraph"/>
        <w:numPr>
          <w:ilvl w:val="0"/>
          <w:numId w:val="4"/>
        </w:numPr>
        <w:jc w:val="both"/>
        <w:rPr>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Romarske pesmi v Foglarjevi pesmarici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 xml:space="preserve">Rokopisi slovenskega slovstva od srednjega veka do </w:t>
      </w:r>
      <w:r w:rsidR="00C5524A">
        <w:rPr>
          <w:rFonts w:ascii="Times New Roman" w:hAnsi="Times New Roman" w:cs="Times New Roman"/>
          <w:i/>
          <w:sz w:val="20"/>
          <w:szCs w:val="20"/>
        </w:rPr>
        <w:t>modern</w:t>
      </w:r>
      <w:r w:rsidR="00410E96">
        <w:rPr>
          <w:rFonts w:ascii="Times New Roman" w:hAnsi="Times New Roman" w:cs="Times New Roman"/>
          <w:i/>
          <w:sz w:val="20"/>
          <w:szCs w:val="20"/>
        </w:rPr>
        <w:t>e</w:t>
      </w:r>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edited by Aleksander Bjelčevič, Marija Ogrin and Urška Perenič</w:t>
      </w:r>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r w:rsidRPr="00086083">
        <w:rPr>
          <w:rFonts w:ascii="Times New Roman" w:hAnsi="Times New Roman" w:cs="Times New Roman"/>
          <w:sz w:val="20"/>
          <w:szCs w:val="20"/>
        </w:rPr>
        <w:t xml:space="preserve">Znanstvena založba Filozofske fakultete. </w:t>
      </w:r>
      <w:hyperlink r:id="rId20" w:history="1">
        <w:r w:rsidRPr="00086083">
          <w:rPr>
            <w:rStyle w:val="Hyperlink"/>
            <w:rFonts w:ascii="Times New Roman" w:hAnsi="Times New Roman" w:cs="Times New Roman"/>
            <w:color w:val="auto"/>
            <w:sz w:val="20"/>
            <w:szCs w:val="20"/>
            <w:u w:val="none"/>
          </w:rPr>
          <w:t>http://centerslo.si/wp-content/uploads/2017/10/Obdobja-36_Ditmajer.pdf</w:t>
        </w:r>
      </w:hyperlink>
      <w:r w:rsidR="00C5524A" w:rsidRPr="00086083">
        <w:rPr>
          <w:rStyle w:val="Hyperlink"/>
          <w:rFonts w:ascii="Times New Roman" w:hAnsi="Times New Roman" w:cs="Times New Roman"/>
          <w:color w:val="auto"/>
          <w:sz w:val="20"/>
          <w:szCs w:val="20"/>
          <w:u w:val="none"/>
        </w:rPr>
        <w:t>.</w:t>
      </w:r>
    </w:p>
    <w:p w14:paraId="025531EE" w14:textId="7E9563A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Ogrin. 2018. </w:t>
      </w:r>
      <w:r w:rsidR="00C5524A">
        <w:rPr>
          <w:rFonts w:ascii="Times New Roman" w:hAnsi="Times New Roman" w:cs="Times New Roman"/>
          <w:sz w:val="20"/>
          <w:szCs w:val="20"/>
        </w:rPr>
        <w:t>“</w:t>
      </w:r>
      <w:r w:rsidRPr="00086083">
        <w:rPr>
          <w:rFonts w:ascii="Times New Roman" w:hAnsi="Times New Roman" w:cs="Times New Roman"/>
          <w:sz w:val="20"/>
          <w:szCs w:val="20"/>
        </w:rPr>
        <w:t>Foglarjeva pesmarica</w:t>
      </w:r>
      <w:r w:rsidR="006F1B00" w:rsidRPr="00086083">
        <w:rPr>
          <w:rFonts w:ascii="Times New Roman" w:hAnsi="Times New Roman" w:cs="Times New Roman"/>
          <w:sz w:val="20"/>
          <w:szCs w:val="20"/>
        </w:rPr>
        <w:t xml:space="preserve"> [Foglar’s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Register slovenskih rokopisov 17. in 18. stoletja</w:t>
      </w:r>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21" w:history="1">
        <w:r w:rsidRPr="00086083">
          <w:rPr>
            <w:rStyle w:val="Hyperlink"/>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 O znanstvenih izdajah in digitalni humanistiki.</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r w:rsidRPr="00086083">
        <w:rPr>
          <w:rFonts w:ascii="Times New Roman" w:hAnsi="Times New Roman" w:cs="Times New Roman"/>
          <w:i/>
          <w:sz w:val="20"/>
          <w:szCs w:val="20"/>
          <w:lang w:val="de-DE"/>
        </w:rPr>
        <w:t>Znanstvene izdaje in elektronski medij</w:t>
      </w:r>
      <w:r w:rsidR="00410E96">
        <w:rPr>
          <w:rFonts w:ascii="Times New Roman" w:hAnsi="Times New Roman" w:cs="Times New Roman"/>
          <w:sz w:val="20"/>
          <w:szCs w:val="20"/>
          <w:lang w:val="de-DE"/>
        </w:rPr>
        <w:t xml:space="preserve">, edited by Matija Ogrin,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Založba ZRC, ZRC SAZU.</w:t>
      </w:r>
    </w:p>
    <w:p w14:paraId="0EC3D4FD" w14:textId="44089A6D"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Tomaž Erjavec. 2009. </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Ekdotika in tehnologija: elektronske znanstvenokritične izdaje slovenskega slovstva.</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8066EE" w:rsidRPr="00086083">
        <w:rPr>
          <w:rFonts w:ascii="Times New Roman" w:hAnsi="Times New Roman" w:cs="Times New Roman"/>
          <w:i/>
          <w:iCs/>
          <w:sz w:val="20"/>
          <w:szCs w:val="20"/>
        </w:rPr>
        <w:t>Jezik in slovstvo</w:t>
      </w:r>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commentRangeStart w:id="11"/>
      <w:r w:rsidR="009B3D1C">
        <w:rPr>
          <w:rFonts w:ascii="Times New Roman" w:hAnsi="Times New Roman" w:cs="Times New Roman"/>
          <w:sz w:val="20"/>
          <w:szCs w:val="20"/>
        </w:rPr>
        <w:t xml:space="preserve"> (2009)</w:t>
      </w:r>
      <w:commentRangeEnd w:id="11"/>
      <w:r w:rsidR="007A478A">
        <w:rPr>
          <w:rStyle w:val="CommentReference"/>
        </w:rPr>
        <w:commentReference w:id="11"/>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 Matija, and Tomaž Erjavec</w:t>
      </w:r>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Elektronske znanstvenokritične izdaje slovenskega slovstva eZISS: metode zapisa in izdaje.</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Infrastruktura slovenščine in slovenistike</w:t>
      </w:r>
      <w:r w:rsidR="00410E96">
        <w:rPr>
          <w:rFonts w:ascii="Times New Roman" w:hAnsi="Times New Roman" w:cs="Times New Roman"/>
          <w:sz w:val="20"/>
          <w:szCs w:val="20"/>
        </w:rPr>
        <w:t xml:space="preserve">, </w:t>
      </w:r>
      <w:r w:rsidR="00C9138E">
        <w:rPr>
          <w:rFonts w:ascii="Times New Roman" w:hAnsi="Times New Roman" w:cs="Times New Roman"/>
          <w:sz w:val="20"/>
          <w:szCs w:val="20"/>
        </w:rPr>
        <w:t xml:space="preserve">Simpozij </w:t>
      </w:r>
      <w:r w:rsidR="002F4C33" w:rsidRPr="00086083">
        <w:rPr>
          <w:rFonts w:ascii="Times New Roman" w:hAnsi="Times New Roman" w:cs="Times New Roman"/>
          <w:sz w:val="20"/>
          <w:szCs w:val="20"/>
        </w:rPr>
        <w:t>Obdobja 28</w:t>
      </w:r>
      <w:r w:rsidR="00C9138E">
        <w:rPr>
          <w:rFonts w:ascii="Times New Roman" w:hAnsi="Times New Roman" w:cs="Times New Roman"/>
          <w:sz w:val="20"/>
          <w:szCs w:val="20"/>
        </w:rPr>
        <w:t>, edited by Marko Stabej,</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Znanstvena založba Filozofske fakultete. </w:t>
      </w:r>
      <w:hyperlink r:id="rId22" w:history="1">
        <w:r w:rsidR="002F4C33" w:rsidRPr="00086083">
          <w:rPr>
            <w:rStyle w:val="Hyperlink"/>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 xml:space="preserve">Ogrin, Matija, and </w:t>
      </w:r>
      <w:r w:rsidR="002F4C33" w:rsidRPr="00086083">
        <w:rPr>
          <w:rFonts w:ascii="Times New Roman" w:hAnsi="Times New Roman" w:cs="Times New Roman"/>
          <w:sz w:val="20"/>
          <w:szCs w:val="20"/>
        </w:rPr>
        <w:t xml:space="preserve">Andrejka Žejn. 2016.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Strojno podprta kolacija slovenskih rokopisnih besedil: variantna mesta v luči računalniških algoritmov in vizualizacij.</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Zbornik konference Jezikovne tehnologije in digitalna humanistika</w:t>
      </w:r>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Tomaž Erjavec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Znanstvena založba Filozofske fakultete, </w:t>
      </w:r>
      <w:r w:rsidR="00552EA3">
        <w:rPr>
          <w:rFonts w:ascii="Times New Roman" w:hAnsi="Times New Roman" w:cs="Times New Roman"/>
          <w:sz w:val="20"/>
          <w:szCs w:val="20"/>
          <w:lang w:val="de-DE"/>
        </w:rPr>
        <w:t>Jožef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ListParagraph"/>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3" w:history="1">
        <w:r w:rsidR="009B5601" w:rsidRPr="00634F8C">
          <w:rPr>
            <w:rStyle w:val="Hyperlink"/>
            <w:rFonts w:ascii="Times New Roman" w:hAnsi="Times New Roman" w:cs="Times New Roman"/>
            <w:color w:val="auto"/>
            <w:sz w:val="20"/>
            <w:szCs w:val="20"/>
            <w:u w:val="none"/>
          </w:rPr>
          <w:t>http://www.tei-c.org/Guidelines/P5/</w:t>
        </w:r>
      </w:hyperlink>
      <w:r w:rsidR="009B5601">
        <w:rPr>
          <w:rStyle w:val="Hyperlink"/>
          <w:rFonts w:ascii="Times New Roman" w:hAnsi="Times New Roman" w:cs="Times New Roman"/>
          <w:color w:val="auto"/>
          <w:sz w:val="20"/>
          <w:szCs w:val="20"/>
          <w:u w:val="none"/>
        </w:rPr>
        <w:t>.</w:t>
      </w:r>
    </w:p>
    <w:p w14:paraId="660A01DB" w14:textId="0100A77C"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lang w:val="de-DE"/>
        </w:rPr>
        <w:t>Rosselli Del Turco,</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Buomprisco, Chiara Di Pietro, Ju</w:t>
      </w:r>
      <w:r w:rsidR="00AE3CD4" w:rsidRPr="00086083">
        <w:rPr>
          <w:rFonts w:ascii="Times New Roman" w:hAnsi="Times New Roman" w:cs="Times New Roman"/>
          <w:sz w:val="20"/>
          <w:szCs w:val="20"/>
          <w:lang w:val="de-DE"/>
        </w:rPr>
        <w:t>lia Kenny, Raffaele Masotti,</w:t>
      </w:r>
      <w:r w:rsidRPr="00086083">
        <w:rPr>
          <w:rFonts w:ascii="Times New Roman" w:hAnsi="Times New Roman" w:cs="Times New Roman"/>
          <w:sz w:val="20"/>
          <w:szCs w:val="20"/>
          <w:lang w:val="de-DE"/>
        </w:rPr>
        <w:t xml:space="preserve"> </w:t>
      </w:r>
      <w:r w:rsidR="00974C75" w:rsidRPr="00086083">
        <w:rPr>
          <w:rFonts w:ascii="Times New Roman" w:hAnsi="Times New Roman" w:cs="Times New Roman"/>
          <w:sz w:val="20"/>
          <w:szCs w:val="20"/>
          <w:lang w:val="de-DE"/>
        </w:rPr>
        <w:t xml:space="preserve">and </w:t>
      </w:r>
      <w:r w:rsidRPr="00086083">
        <w:rPr>
          <w:rFonts w:ascii="Times New Roman" w:hAnsi="Times New Roman" w:cs="Times New Roman"/>
          <w:sz w:val="20"/>
          <w:szCs w:val="20"/>
          <w:lang w:val="de-DE"/>
        </w:rPr>
        <w:t xml:space="preserve">Jacopo Pugliese.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4" w:history="1">
        <w:r w:rsidRPr="00086083">
          <w:rPr>
            <w:rStyle w:val="Hyperlink"/>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ListParagraph"/>
        <w:numPr>
          <w:ilvl w:val="0"/>
          <w:numId w:val="4"/>
        </w:numPr>
        <w:jc w:val="both"/>
        <w:rPr>
          <w:rFonts w:ascii="Times New Roman" w:hAnsi="Times New Roman" w:cs="Times New Roman"/>
          <w:sz w:val="20"/>
          <w:szCs w:val="20"/>
          <w:lang w:val="de-DE"/>
        </w:rPr>
      </w:pPr>
      <w:r w:rsidRPr="0016185C">
        <w:rPr>
          <w:rFonts w:ascii="Times New Roman" w:hAnsi="Times New Roman" w:cs="Times New Roman"/>
          <w:sz w:val="20"/>
          <w:szCs w:val="20"/>
          <w:lang w:val="de-DE"/>
        </w:rPr>
        <w:t xml:space="preserve">Sahle,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BoD. </w:t>
      </w:r>
    </w:p>
    <w:p w14:paraId="06530D31" w14:textId="21FE0379" w:rsidR="00DE72D5" w:rsidRPr="00086083" w:rsidRDefault="00DE72D5"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ListParagraph"/>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Nina Ditmajer, Matija Ogrin, Tomaž Erjavec</w:t>
      </w:r>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r w:rsidR="00EB287C" w:rsidRPr="00086083">
        <w:rPr>
          <w:rFonts w:ascii="Times New Roman" w:hAnsi="Times New Roman" w:cs="Times New Roman"/>
          <w:i/>
          <w:sz w:val="20"/>
          <w:szCs w:val="20"/>
        </w:rPr>
        <w:t>Textüberlieferung</w:t>
      </w:r>
      <w:r w:rsidR="00EB287C" w:rsidRPr="00086083">
        <w:rPr>
          <w:rFonts w:ascii="Times New Roman" w:hAnsi="Times New Roman" w:cs="Times New Roman"/>
          <w:sz w:val="20"/>
          <w:szCs w:val="20"/>
        </w:rPr>
        <w:t>), many textual variations appear in the text, which are called (variant) readings (</w:t>
      </w:r>
      <w:r w:rsidR="00EB287C" w:rsidRPr="00086083">
        <w:rPr>
          <w:rFonts w:ascii="Times New Roman" w:hAnsi="Times New Roman" w:cs="Times New Roman"/>
          <w:i/>
          <w:sz w:val="20"/>
          <w:szCs w:val="20"/>
        </w:rPr>
        <w:t>Lesarten</w:t>
      </w:r>
      <w:r w:rsidR="00EB287C" w:rsidRPr="00086083">
        <w:rPr>
          <w:rFonts w:ascii="Times New Roman" w:hAnsi="Times New Roman" w:cs="Times New Roman"/>
          <w:sz w:val="20"/>
          <w:szCs w:val="20"/>
        </w:rPr>
        <w:t>) or variants (</w:t>
      </w:r>
      <w:r w:rsidR="00EB287C" w:rsidRPr="00086083">
        <w:rPr>
          <w:rFonts w:ascii="Times New Roman" w:hAnsi="Times New Roman" w:cs="Times New Roman"/>
          <w:i/>
          <w:sz w:val="20"/>
          <w:szCs w:val="20"/>
        </w:rPr>
        <w:t>Überlieferungsvarianten</w:t>
      </w:r>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hymn books, only appears in the early modern age, especially in the Baroque era. Hymnal texts were transmitted among the people both through oral and written traditions. In the present paper, taking as an example the diplomatic transcript of Foglar’s hymn book,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markup language. We present </w:t>
      </w:r>
      <w:r w:rsidR="00EB287C" w:rsidRPr="00086083">
        <w:rPr>
          <w:rFonts w:ascii="Times New Roman" w:hAnsi="Times New Roman" w:cs="Times New Roman"/>
          <w:i/>
          <w:sz w:val="20"/>
          <w:szCs w:val="20"/>
        </w:rPr>
        <w:t>Foglar’s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hymn books originating in the four historical Slovenian regions. We </w:t>
      </w:r>
      <w:r w:rsidR="00EB287C" w:rsidRPr="00086083">
        <w:rPr>
          <w:rFonts w:ascii="Times New Roman" w:hAnsi="Times New Roman" w:cs="Times New Roman"/>
          <w:sz w:val="20"/>
          <w:szCs w:val="20"/>
        </w:rPr>
        <w:lastRenderedPageBreak/>
        <w:t xml:space="preserve">first highlight examples of the diplomatic transcript of verse lines, differentiating between the graphic and the verse line. Various elements and attributes can be added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an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is not intended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Generally distinguished by powerful functionalities, the EVT tool should be slightly adjusted for the Slovenian textual tradition, in which the diplomatic and critical transcripts of the same text play the major role. 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 The parallel representation of the digital facsimile and two methodologically completely different transcriptions (and possibly even a classical critical apparatus) potentially represents a significant technological problem; however, only such an ecdotic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t>Nina Ditmajer, Matija Ogrin, Tomaž Erjavec</w:t>
      </w:r>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xml:space="preserve">), ki smo mu v diplomatičnem prepisu dodali kritični aparat variantnih mest, najdenih v osmih drugih pesmaricah iz štirih slovenskih historičnih pokrajin. Najprej prikazujemo primere diplomatičnega zapisa verza z </w:t>
      </w:r>
      <w:r w:rsidR="00A67E81" w:rsidRPr="00086083">
        <w:rPr>
          <w:rFonts w:ascii="Times New Roman" w:hAnsi="Times New Roman" w:cs="Times New Roman"/>
          <w:sz w:val="20"/>
          <w:szCs w:val="20"/>
          <w:lang w:val="sl-SI"/>
        </w:rPr>
        <w:lastRenderedPageBreak/>
        <w:t>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crosoft Office User" w:date="2019-06-08T21:22:00Z" w:initials="MOU">
    <w:p w14:paraId="1905A78D" w14:textId="3102EA6A" w:rsidR="006F356E" w:rsidRDefault="006F356E">
      <w:pPr>
        <w:pStyle w:val="CommentText"/>
      </w:pPr>
      <w:r>
        <w:rPr>
          <w:rStyle w:val="CommentReference"/>
        </w:rPr>
        <w:annotationRef/>
      </w:r>
      <w:r w:rsidR="00920547">
        <w:t>V Literaturi o</w:t>
      </w:r>
      <w:r>
        <w:t xml:space="preserve">bstajata dve takšni publikaciji iz 2009. </w:t>
      </w:r>
    </w:p>
  </w:comment>
  <w:comment w:id="6" w:author="Microsoft Office User" w:date="2019-06-13T05:18:00Z" w:initials="MOU">
    <w:p w14:paraId="20641CC4" w14:textId="09822AED" w:rsidR="003616DA" w:rsidRDefault="003616DA">
      <w:pPr>
        <w:pStyle w:val="CommentText"/>
      </w:pPr>
      <w:r>
        <w:rPr>
          <w:rStyle w:val="CommentReference"/>
        </w:rPr>
        <w:annotationRef/>
      </w:r>
      <w:r>
        <w:t>Velike začetnice</w:t>
      </w:r>
    </w:p>
  </w:comment>
  <w:comment w:id="7" w:author="Microsoft Office User" w:date="2019-06-13T05:18:00Z" w:initials="MOU">
    <w:p w14:paraId="1A40C3B4" w14:textId="1E7D8F33" w:rsidR="00637B04" w:rsidRDefault="00637B04">
      <w:pPr>
        <w:pStyle w:val="CommentText"/>
      </w:pPr>
      <w:r>
        <w:rPr>
          <w:rStyle w:val="CommentReference"/>
        </w:rPr>
        <w:annotationRef/>
      </w:r>
      <w:r>
        <w:t>Velike začetnice</w:t>
      </w:r>
    </w:p>
  </w:comment>
  <w:comment w:id="8" w:author="Microsoft Office User" w:date="2019-06-13T05:19:00Z" w:initials="MOU">
    <w:p w14:paraId="09A63C2F" w14:textId="748C0FC6" w:rsidR="00854B07" w:rsidRDefault="00854B07">
      <w:pPr>
        <w:pStyle w:val="CommentText"/>
      </w:pPr>
      <w:r>
        <w:rPr>
          <w:rStyle w:val="CommentReference"/>
        </w:rPr>
        <w:annotationRef/>
      </w:r>
      <w:r>
        <w:t>Velike začetnice</w:t>
      </w:r>
    </w:p>
  </w:comment>
  <w:comment w:id="9" w:author="Microsoft Office User" w:date="2019-06-13T05:19:00Z" w:initials="MOU">
    <w:p w14:paraId="3C462534" w14:textId="368499B7" w:rsidR="00854B07" w:rsidRDefault="00854B07">
      <w:pPr>
        <w:pStyle w:val="CommentText"/>
      </w:pPr>
      <w:r>
        <w:rPr>
          <w:rStyle w:val="CommentReference"/>
        </w:rPr>
        <w:annotationRef/>
      </w:r>
      <w:r>
        <w:t>Velike začetnice</w:t>
      </w:r>
    </w:p>
  </w:comment>
  <w:comment w:id="10" w:author="Microsoft Office User" w:date="2019-06-08T21:32:00Z" w:initials="MOU">
    <w:p w14:paraId="69044854" w14:textId="227CB69D" w:rsidR="00A47273" w:rsidRDefault="00A47273">
      <w:pPr>
        <w:pStyle w:val="CommentText"/>
      </w:pPr>
      <w:r>
        <w:rPr>
          <w:rStyle w:val="CommentReference"/>
        </w:rPr>
        <w:annotationRef/>
      </w:r>
      <w:r>
        <w:t xml:space="preserve">V literature je </w:t>
      </w:r>
      <w:r w:rsidR="00870746">
        <w:t>pravilna letnica 2014.</w:t>
      </w:r>
    </w:p>
  </w:comment>
  <w:comment w:id="11" w:author="Microsoft Office User" w:date="2019-06-08T21:24:00Z" w:initials="MOU">
    <w:p w14:paraId="2D506E59" w14:textId="58B0CF79" w:rsidR="007A478A" w:rsidRDefault="007A478A">
      <w:pPr>
        <w:pStyle w:val="CommentText"/>
      </w:pPr>
      <w:r>
        <w:rPr>
          <w:rStyle w:val="CommentReference"/>
        </w:rPr>
        <w:annotationRef/>
      </w:r>
      <w:r>
        <w:t>Odvečna letnica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05A78D" w15:done="0"/>
  <w15:commentEx w15:paraId="20641CC4" w15:done="0"/>
  <w15:commentEx w15:paraId="1A40C3B4" w15:done="0"/>
  <w15:commentEx w15:paraId="09A63C2F" w15:done="0"/>
  <w15:commentEx w15:paraId="3C462534" w15:done="0"/>
  <w15:commentEx w15:paraId="69044854" w15:done="0"/>
  <w15:commentEx w15:paraId="2D506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05A78D" w16cid:durableId="20A6A595"/>
  <w16cid:commentId w16cid:paraId="20641CC4" w16cid:durableId="20AC5B1E"/>
  <w16cid:commentId w16cid:paraId="1A40C3B4" w16cid:durableId="20AC5B39"/>
  <w16cid:commentId w16cid:paraId="09A63C2F" w16cid:durableId="20AC5B51"/>
  <w16cid:commentId w16cid:paraId="3C462534" w16cid:durableId="20AC5B5D"/>
  <w16cid:commentId w16cid:paraId="69044854" w16cid:durableId="20A6A7F4"/>
  <w16cid:commentId w16cid:paraId="2D506E59" w16cid:durableId="20A6A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190FC" w14:textId="77777777" w:rsidR="007C2FF9" w:rsidRDefault="007C2FF9" w:rsidP="00C92221">
      <w:r>
        <w:separator/>
      </w:r>
    </w:p>
  </w:endnote>
  <w:endnote w:type="continuationSeparator" w:id="0">
    <w:p w14:paraId="44A0F67E" w14:textId="77777777" w:rsidR="007C2FF9" w:rsidRDefault="007C2FF9"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Calibri"/>
    <w:panose1 w:val="020B0604020202020204"/>
    <w:charset w:val="00"/>
    <w:family w:val="swiss"/>
    <w:pitch w:val="variable"/>
    <w:sig w:usb0="00000003" w:usb1="00000000" w:usb2="00000000" w:usb3="00000000" w:csb0="00000001" w:csb1="00000000"/>
  </w:font>
  <w:font w:name="Segoe UI">
    <w:altName w:val="Calibri"/>
    <w:panose1 w:val="020B0604020202020204"/>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5E383" w14:textId="77777777" w:rsidR="007C2FF9" w:rsidRDefault="007C2FF9" w:rsidP="00C92221">
      <w:r>
        <w:separator/>
      </w:r>
    </w:p>
  </w:footnote>
  <w:footnote w:type="continuationSeparator" w:id="0">
    <w:p w14:paraId="4FA704C4" w14:textId="77777777" w:rsidR="007C2FF9" w:rsidRDefault="007C2FF9" w:rsidP="00C92221">
      <w:r>
        <w:continuationSeparator/>
      </w:r>
    </w:p>
  </w:footnote>
  <w:footnote w:id="1">
    <w:p w14:paraId="7C6622A1" w14:textId="49B858CC" w:rsidR="009B00E2" w:rsidRPr="00086083" w:rsidRDefault="009B00E2" w:rsidP="00086083">
      <w:pPr>
        <w:pStyle w:val="FootnoteText"/>
        <w:jc w:val="both"/>
        <w:rPr>
          <w:rFonts w:ascii="Times New Roman" w:hAnsi="Times New Roman" w:cs="Times New Roman"/>
          <w:b/>
          <w:sz w:val="20"/>
          <w:szCs w:val="20"/>
        </w:rPr>
      </w:pPr>
      <w:r w:rsidRPr="00B55215">
        <w:rPr>
          <w:rStyle w:val="FootnoteReference"/>
          <w:rFonts w:ascii="Times New Roman" w:hAnsi="Times New Roman" w:cs="Times New Roman"/>
          <w:sz w:val="20"/>
          <w:szCs w:val="20"/>
        </w:rPr>
        <w:t>*</w:t>
      </w:r>
      <w:r w:rsidR="008C3A73" w:rsidRPr="00086083">
        <w:rPr>
          <w:rFonts w:ascii="Times New Roman" w:hAnsi="Times New Roman" w:cs="Times New Roman"/>
          <w:b/>
          <w:sz w:val="20"/>
          <w:szCs w:val="20"/>
        </w:rPr>
        <w:t xml:space="preserve"> </w:t>
      </w:r>
      <w:ins w:id="0" w:author="Microsoft Office User" w:date="2019-06-17T10:27:00Z">
        <w:r w:rsidR="004C4C20" w:rsidRPr="004C4C20">
          <w:rPr>
            <w:rFonts w:ascii="Times New Roman" w:hAnsi="Times New Roman" w:cs="Times New Roman"/>
            <w:b/>
            <w:sz w:val="20"/>
            <w:szCs w:val="20"/>
          </w:rPr>
          <w:t>Research Centre of the Slovenian Academy of Sciences and Arts</w:t>
        </w:r>
      </w:ins>
      <w:del w:id="1" w:author="Microsoft Office User" w:date="2019-06-17T10:27:00Z">
        <w:r w:rsidR="005614D0" w:rsidRPr="00086083" w:rsidDel="004C4C20">
          <w:rPr>
            <w:rFonts w:ascii="Times New Roman" w:hAnsi="Times New Roman" w:cs="Times New Roman"/>
            <w:b/>
            <w:sz w:val="20"/>
            <w:szCs w:val="20"/>
          </w:rPr>
          <w:delText>Institute of Slovenian Literature and Literary Studies</w:delText>
        </w:r>
      </w:del>
      <w:r w:rsidR="00C12650" w:rsidRPr="00086083">
        <w:rPr>
          <w:rFonts w:ascii="Times New Roman" w:hAnsi="Times New Roman" w:cs="Times New Roman"/>
          <w:b/>
          <w:sz w:val="20"/>
          <w:szCs w:val="20"/>
        </w:rPr>
        <w:t>, Novi trg 2, SI-1</w:t>
      </w:r>
      <w:r w:rsidR="005614D0" w:rsidRPr="00086083">
        <w:rPr>
          <w:rFonts w:ascii="Times New Roman" w:hAnsi="Times New Roman" w:cs="Times New Roman"/>
          <w:b/>
          <w:sz w:val="20"/>
          <w:szCs w:val="20"/>
        </w:rPr>
        <w:t xml:space="preserve">000 Ljubljana, </w:t>
      </w:r>
      <w:hyperlink r:id="rId1" w:history="1">
        <w:r w:rsidR="005614D0" w:rsidRPr="00086083">
          <w:rPr>
            <w:rStyle w:val="Hyperlink"/>
            <w:rFonts w:ascii="Times New Roman" w:hAnsi="Times New Roman" w:cs="Times New Roman"/>
            <w:b/>
            <w:color w:val="auto"/>
            <w:sz w:val="20"/>
            <w:szCs w:val="20"/>
            <w:u w:val="none"/>
          </w:rPr>
          <w:t>nina.ditmajer@zrc-sazu.si</w:t>
        </w:r>
      </w:hyperlink>
    </w:p>
  </w:footnote>
  <w:footnote w:id="2">
    <w:p w14:paraId="44683A37" w14:textId="3D4B2978" w:rsidR="00AC0502" w:rsidRPr="00086083" w:rsidRDefault="00AC0502" w:rsidP="00086083">
      <w:pPr>
        <w:pStyle w:val="FootnoteText"/>
        <w:jc w:val="both"/>
        <w:rPr>
          <w:rFonts w:ascii="Times New Roman" w:hAnsi="Times New Roman" w:cs="Times New Roman"/>
          <w:b/>
          <w:sz w:val="20"/>
          <w:szCs w:val="20"/>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ins w:id="2" w:author="Microsoft Office User" w:date="2019-06-17T10:27:00Z">
        <w:r w:rsidR="004C4C20" w:rsidRPr="004C4C20">
          <w:rPr>
            <w:rFonts w:ascii="Times New Roman" w:hAnsi="Times New Roman" w:cs="Times New Roman"/>
            <w:b/>
            <w:sz w:val="20"/>
            <w:szCs w:val="20"/>
          </w:rPr>
          <w:t>Research Centre of the Slovenian Academy of Sciences and Arts</w:t>
        </w:r>
      </w:ins>
      <w:del w:id="3" w:author="Microsoft Office User" w:date="2019-06-17T10:27:00Z">
        <w:r w:rsidR="005614D0" w:rsidRPr="00086083" w:rsidDel="004C4C20">
          <w:rPr>
            <w:rFonts w:ascii="Times New Roman" w:hAnsi="Times New Roman" w:cs="Times New Roman"/>
            <w:b/>
            <w:sz w:val="20"/>
            <w:szCs w:val="20"/>
          </w:rPr>
          <w:delText>Institute of Slovenian Literature and Literary Studies</w:delText>
        </w:r>
      </w:del>
      <w:r w:rsidR="005614D0" w:rsidRPr="00086083">
        <w:rPr>
          <w:rFonts w:ascii="Times New Roman" w:hAnsi="Times New Roman" w:cs="Times New Roman"/>
          <w:b/>
          <w:sz w:val="20"/>
          <w:szCs w:val="20"/>
        </w:rPr>
        <w:t xml:space="preserve">, Novi trg 2, SI-1000 Ljubljana, </w:t>
      </w:r>
      <w:hyperlink r:id="rId2" w:history="1">
        <w:r w:rsidR="005614D0" w:rsidRPr="00086083">
          <w:rPr>
            <w:rStyle w:val="Hyperlink"/>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FootnoteText"/>
        <w:jc w:val="both"/>
        <w:rPr>
          <w:b/>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Jožef Stefan Institute, Jamova Cesta 39, SI-1000 Ljubljana, </w:t>
      </w:r>
      <w:hyperlink r:id="rId3" w:history="1">
        <w:r w:rsidR="005614D0" w:rsidRPr="00086083">
          <w:rPr>
            <w:rStyle w:val="Hyperlink"/>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text is treated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Ms 71). </w:t>
      </w:r>
    </w:p>
  </w:footnote>
  <w:footnote w:id="6">
    <w:p w14:paraId="2A8C36EC" w14:textId="06A14F7A"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FootnoteText"/>
        <w:jc w:val="both"/>
        <w:rPr>
          <w:rFonts w:ascii="Times New Roman" w:hAnsi="Times New Roman" w:cs="Times New Roman"/>
        </w:rPr>
      </w:pPr>
      <w:r w:rsidRPr="00B55215">
        <w:rPr>
          <w:rStyle w:val="FootnoteReference"/>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The Eastern Slovenian standard language with its Prekmurje and Eastern Styrian varieties and the Central Slovenian standard language with its Carnio</w:t>
      </w:r>
      <w:r w:rsidR="008C1D02">
        <w:rPr>
          <w:rFonts w:ascii="Times New Roman" w:hAnsi="Times New Roman" w:cs="Times New Roman"/>
          <w:sz w:val="20"/>
          <w:szCs w:val="20"/>
        </w:rPr>
        <w:t xml:space="preserve">lan and Carinthian varieties. </w:t>
      </w:r>
    </w:p>
  </w:footnote>
  <w:footnote w:id="8">
    <w:p w14:paraId="56C2DCBC" w14:textId="052D6968" w:rsidR="009B00E2" w:rsidRPr="00B55215" w:rsidRDefault="009B00E2" w:rsidP="00086083">
      <w:pPr>
        <w:pStyle w:val="FootnoteText"/>
        <w:jc w:val="both"/>
      </w:pPr>
      <w:r w:rsidRPr="00B55215">
        <w:rPr>
          <w:rStyle w:val="FootnoteReference"/>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yperlink"/>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FootnoteReference"/>
        </w:rPr>
        <w:footnoteRef/>
      </w:r>
      <w:r w:rsidRPr="00B55215">
        <w:t xml:space="preserve"> For a comprehensive historical outline of the views that </w:t>
      </w:r>
      <w:r>
        <w:t>have been</w:t>
      </w:r>
      <w:r w:rsidRPr="00B55215">
        <w:t xml:space="preserve"> formed in textual criticism with regard to this question, see Sahle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yperlink"/>
            <w:rFonts w:ascii="Times New Roman" w:hAnsi="Times New Roman" w:cs="Times New Roman"/>
            <w:color w:val="auto"/>
            <w:sz w:val="20"/>
            <w:szCs w:val="20"/>
            <w:u w:val="none"/>
          </w:rPr>
          <w:t>http://v-machine.org/</w:t>
        </w:r>
      </w:hyperlink>
      <w:r w:rsidRPr="00B55215">
        <w:rPr>
          <w:rStyle w:val="Hyperlink"/>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FootnoteText"/>
        <w:jc w:val="both"/>
        <w:rPr>
          <w:rStyle w:val="Hyperlink"/>
          <w:rFonts w:ascii="Times New Roman" w:hAnsi="Times New Roman" w:cs="Times New Roman"/>
          <w:color w:val="auto"/>
          <w:sz w:val="20"/>
          <w:szCs w:val="20"/>
          <w:u w:val="none"/>
        </w:rPr>
      </w:pPr>
      <w:r w:rsidRPr="00B55215">
        <w:rPr>
          <w:rStyle w:val="FootnoteReference"/>
          <w:rFonts w:ascii="Times New Roman" w:hAnsi="Times New Roman" w:cs="Times New Roman"/>
          <w:sz w:val="20"/>
          <w:szCs w:val="20"/>
        </w:rPr>
        <w:footnoteRef/>
      </w:r>
      <w:r w:rsidRPr="00B55215">
        <w:rPr>
          <w:rStyle w:val="FootnoteReference"/>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yperlink"/>
            <w:rFonts w:ascii="Times New Roman" w:hAnsi="Times New Roman" w:cs="Times New Roman"/>
            <w:color w:val="auto"/>
            <w:sz w:val="20"/>
            <w:szCs w:val="20"/>
            <w:u w:val="none"/>
          </w:rPr>
          <w:t>http://nl.ijs.si/tei/convert/</w:t>
        </w:r>
      </w:hyperlink>
      <w:r w:rsidR="00C12650">
        <w:rPr>
          <w:rStyle w:val="Hyperlink"/>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FootnoteReference"/>
        </w:rPr>
        <w:footnoteRef/>
      </w:r>
      <w:r w:rsidRPr="00B55215">
        <w:t xml:space="preserve"> </w:t>
      </w:r>
      <w:r w:rsidRPr="009B00E2">
        <w:t xml:space="preserve">The conversion service operates at the address </w:t>
      </w:r>
      <w:hyperlink r:id="rId7" w:history="1">
        <w:r w:rsidRPr="00086083">
          <w:rPr>
            <w:rStyle w:val="Hyperlink"/>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FootnoteText"/>
        <w:jc w:val="both"/>
      </w:pPr>
    </w:p>
  </w:footnote>
  <w:footnote w:id="13">
    <w:p w14:paraId="0BE00814" w14:textId="16987625" w:rsidR="009B00E2" w:rsidRPr="00B55215" w:rsidRDefault="009B00E2">
      <w:pPr>
        <w:pStyle w:val="LRECfootnote"/>
      </w:pPr>
      <w:r w:rsidRPr="00B55215">
        <w:rPr>
          <w:rStyle w:val="FootnoteReference"/>
        </w:rPr>
        <w:footnoteRef/>
      </w:r>
      <w:r w:rsidRPr="00B55215">
        <w:t xml:space="preserve"> The </w:t>
      </w:r>
      <w:r>
        <w:t>c</w:t>
      </w:r>
      <w:r w:rsidRPr="00B55215">
        <w:t xml:space="preserve">onsortium developing the tool includes CNRS and </w:t>
      </w:r>
      <w:r>
        <w:t xml:space="preserve">the </w:t>
      </w:r>
      <w:r w:rsidRPr="00B55215">
        <w:t xml:space="preserve">University of Lyon, cf. </w:t>
      </w:r>
      <w:r w:rsidR="00C12650" w:rsidRPr="00086083">
        <w:rPr>
          <w:i/>
        </w:rPr>
        <w:t>TEI Critical Apparatus Toolbox</w:t>
      </w:r>
      <w:r w:rsidR="00C12650">
        <w:t xml:space="preserve">, </w:t>
      </w:r>
      <w:hyperlink r:id="rId8" w:history="1">
        <w:r w:rsidRPr="00086083">
          <w:rPr>
            <w:rStyle w:val="Hyperlink"/>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3746"/>
    <w:rsid w:val="00164173"/>
    <w:rsid w:val="0016428C"/>
    <w:rsid w:val="00170922"/>
    <w:rsid w:val="00172086"/>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16DA"/>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269F"/>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07C6"/>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C4C20"/>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3DB"/>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37B04"/>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56E"/>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478A"/>
    <w:rsid w:val="007A5CFF"/>
    <w:rsid w:val="007A6F50"/>
    <w:rsid w:val="007B26E7"/>
    <w:rsid w:val="007B4D1C"/>
    <w:rsid w:val="007B768B"/>
    <w:rsid w:val="007C2FF9"/>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07"/>
    <w:rsid w:val="00854B2C"/>
    <w:rsid w:val="0085548B"/>
    <w:rsid w:val="0086254D"/>
    <w:rsid w:val="00865164"/>
    <w:rsid w:val="0087062A"/>
    <w:rsid w:val="00870746"/>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547"/>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47273"/>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18B4"/>
    <w:rsid w:val="00EB287C"/>
    <w:rsid w:val="00EB35B9"/>
    <w:rsid w:val="00EB4981"/>
    <w:rsid w:val="00EB79FC"/>
    <w:rsid w:val="00EC0FE0"/>
    <w:rsid w:val="00EC1547"/>
    <w:rsid w:val="00EC6FA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4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92221"/>
  </w:style>
  <w:style w:type="character" w:customStyle="1" w:styleId="FootnoteTextChar">
    <w:name w:val="Footnote Text Char"/>
    <w:basedOn w:val="DefaultParagraphFont"/>
    <w:link w:val="FootnoteText"/>
    <w:uiPriority w:val="99"/>
    <w:rsid w:val="00C92221"/>
    <w:rPr>
      <w:lang w:val="sv-SE"/>
    </w:rPr>
  </w:style>
  <w:style w:type="character" w:styleId="FootnoteReference">
    <w:name w:val="footnote reference"/>
    <w:basedOn w:val="DefaultParagraphFont"/>
    <w:uiPriority w:val="99"/>
    <w:unhideWhenUsed/>
    <w:rsid w:val="00C92221"/>
    <w:rPr>
      <w:vertAlign w:val="superscript"/>
    </w:rPr>
  </w:style>
  <w:style w:type="character" w:styleId="Hyperlink">
    <w:name w:val="Hyperlink"/>
    <w:basedOn w:val="DefaultParagraphFont"/>
    <w:uiPriority w:val="99"/>
    <w:unhideWhenUsed/>
    <w:rsid w:val="00B31A22"/>
    <w:rPr>
      <w:color w:val="0000FF" w:themeColor="hyperlink"/>
      <w:u w:val="single"/>
    </w:rPr>
  </w:style>
  <w:style w:type="paragraph" w:styleId="ListParagraph">
    <w:name w:val="List Paragraph"/>
    <w:basedOn w:val="Normal"/>
    <w:uiPriority w:val="34"/>
    <w:qFormat/>
    <w:rsid w:val="000667FE"/>
    <w:pPr>
      <w:ind w:left="720"/>
      <w:contextualSpacing/>
    </w:pPr>
  </w:style>
  <w:style w:type="character" w:styleId="FollowedHyperlink">
    <w:name w:val="FollowedHyperlink"/>
    <w:basedOn w:val="DefaultParagraphFont"/>
    <w:uiPriority w:val="99"/>
    <w:semiHidden/>
    <w:unhideWhenUsed/>
    <w:rsid w:val="00E51594"/>
    <w:rPr>
      <w:color w:val="800080" w:themeColor="followedHyperlink"/>
      <w:u w:val="single"/>
    </w:rPr>
  </w:style>
  <w:style w:type="character" w:styleId="CommentReference">
    <w:name w:val="annotation reference"/>
    <w:basedOn w:val="DefaultParagraphFont"/>
    <w:uiPriority w:val="99"/>
    <w:semiHidden/>
    <w:unhideWhenUsed/>
    <w:rsid w:val="0062224F"/>
    <w:rPr>
      <w:sz w:val="16"/>
      <w:szCs w:val="16"/>
    </w:rPr>
  </w:style>
  <w:style w:type="paragraph" w:styleId="CommentText">
    <w:name w:val="annotation text"/>
    <w:basedOn w:val="Normal"/>
    <w:link w:val="CommentTextChar"/>
    <w:uiPriority w:val="99"/>
    <w:unhideWhenUsed/>
    <w:rsid w:val="0062224F"/>
    <w:rPr>
      <w:sz w:val="20"/>
      <w:szCs w:val="20"/>
    </w:rPr>
  </w:style>
  <w:style w:type="character" w:customStyle="1" w:styleId="CommentTextChar">
    <w:name w:val="Comment Text Char"/>
    <w:basedOn w:val="DefaultParagraphFont"/>
    <w:link w:val="CommentText"/>
    <w:uiPriority w:val="99"/>
    <w:rsid w:val="0062224F"/>
    <w:rPr>
      <w:sz w:val="20"/>
      <w:szCs w:val="20"/>
      <w:lang w:val="sv-SE"/>
    </w:rPr>
  </w:style>
  <w:style w:type="paragraph" w:styleId="CommentSubject">
    <w:name w:val="annotation subject"/>
    <w:basedOn w:val="CommentText"/>
    <w:next w:val="CommentText"/>
    <w:link w:val="CommentSubjectChar"/>
    <w:uiPriority w:val="99"/>
    <w:semiHidden/>
    <w:unhideWhenUsed/>
    <w:rsid w:val="0062224F"/>
    <w:rPr>
      <w:b/>
      <w:bCs/>
    </w:rPr>
  </w:style>
  <w:style w:type="character" w:customStyle="1" w:styleId="CommentSubjectChar">
    <w:name w:val="Comment Subject Char"/>
    <w:basedOn w:val="CommentTextChar"/>
    <w:link w:val="CommentSubject"/>
    <w:uiPriority w:val="99"/>
    <w:semiHidden/>
    <w:rsid w:val="0062224F"/>
    <w:rPr>
      <w:b/>
      <w:bCs/>
      <w:sz w:val="20"/>
      <w:szCs w:val="20"/>
      <w:lang w:val="sv-SE"/>
    </w:rPr>
  </w:style>
  <w:style w:type="paragraph" w:styleId="BalloonText">
    <w:name w:val="Balloon Text"/>
    <w:basedOn w:val="Normal"/>
    <w:link w:val="BalloonTextChar"/>
    <w:uiPriority w:val="99"/>
    <w:semiHidden/>
    <w:unhideWhenUsed/>
    <w:rsid w:val="006222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24F"/>
    <w:rPr>
      <w:rFonts w:ascii="Segoe UI" w:hAnsi="Segoe UI" w:cs="Segoe UI"/>
      <w:sz w:val="18"/>
      <w:szCs w:val="18"/>
      <w:lang w:val="sv-SE"/>
    </w:rPr>
  </w:style>
  <w:style w:type="paragraph" w:customStyle="1" w:styleId="LRECfootnote">
    <w:name w:val="LREC footnote"/>
    <w:basedOn w:val="Normal"/>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Preformatted">
    <w:name w:val="HTML Preformatted"/>
    <w:basedOn w:val="Normal"/>
    <w:link w:val="HTMLPreformattedChar"/>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PreformattedChar">
    <w:name w:val="HTML Preformatted Char"/>
    <w:basedOn w:val="DefaultParagraphFont"/>
    <w:link w:val="HTMLPreformatted"/>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digitalmanuscripts.eu/digital-editing-of-medieval-texts-a-textbook/"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ezb.ijs.si/nr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journals.openedition.org/jtei/152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enterslo.si/wp-content/uploads/2017/10/Obdobja-36_Ditmaj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journals.openedition.org/jtei/107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tei-c.org/Guidelines/P5/" TargetMode="External"/><Relationship Id="rId10" Type="http://schemas.microsoft.com/office/2016/09/relationships/commentsIds" Target="commentsIds.xml"/><Relationship Id="rId19" Type="http://schemas.openxmlformats.org/officeDocument/2006/relationships/hyperlink" Target="http://nl.ijs.si/e-zrc/izido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www.centerslo.net/files/file/simpozij/simp28/Erjavec_Ogrin.pdf"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7C7AF7D-65FA-BA49-A0B9-6542F1942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6645</Words>
  <Characters>37879</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Microsoft Office User</cp:lastModifiedBy>
  <cp:revision>6</cp:revision>
  <cp:lastPrinted>2019-04-02T08:37:00Z</cp:lastPrinted>
  <dcterms:created xsi:type="dcterms:W3CDTF">2019-06-09T08:32:00Z</dcterms:created>
  <dcterms:modified xsi:type="dcterms:W3CDTF">2019-06-17T08:27:00Z</dcterms:modified>
</cp:coreProperties>
</file>