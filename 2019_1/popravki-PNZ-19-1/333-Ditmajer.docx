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24F002" w14:textId="77777777" w:rsidR="00391AED" w:rsidRPr="00E968B5" w:rsidRDefault="000672E9" w:rsidP="00E96931">
      <w:pPr>
        <w:spacing w:line="360" w:lineRule="auto"/>
        <w:jc w:val="both"/>
        <w:rPr>
          <w:rFonts w:ascii="Times New Roman" w:hAnsi="Times New Roman" w:cs="Times New Roman"/>
          <w:sz w:val="20"/>
          <w:szCs w:val="20"/>
        </w:rPr>
      </w:pPr>
      <w:proofErr w:type="spellStart"/>
      <w:r w:rsidRPr="00E968B5">
        <w:rPr>
          <w:rFonts w:ascii="Times New Roman" w:hAnsi="Times New Roman" w:cs="Times New Roman"/>
          <w:sz w:val="20"/>
          <w:szCs w:val="20"/>
        </w:rPr>
        <w:t>Cobiss</w:t>
      </w:r>
      <w:proofErr w:type="spellEnd"/>
      <w:r w:rsidRPr="00E968B5">
        <w:rPr>
          <w:rFonts w:ascii="Times New Roman" w:hAnsi="Times New Roman" w:cs="Times New Roman"/>
          <w:sz w:val="20"/>
          <w:szCs w:val="20"/>
        </w:rPr>
        <w:t xml:space="preserve"> type</w:t>
      </w:r>
      <w:r w:rsidR="00480A60" w:rsidRPr="00E968B5">
        <w:rPr>
          <w:rFonts w:ascii="Times New Roman" w:hAnsi="Times New Roman" w:cs="Times New Roman"/>
          <w:sz w:val="20"/>
          <w:szCs w:val="20"/>
        </w:rPr>
        <w:t xml:space="preserve"> </w:t>
      </w:r>
      <w:r w:rsidR="00383613" w:rsidRPr="00E968B5">
        <w:rPr>
          <w:rFonts w:ascii="Times New Roman" w:hAnsi="Times New Roman" w:cs="Times New Roman"/>
          <w:sz w:val="20"/>
          <w:szCs w:val="20"/>
        </w:rPr>
        <w:t>[NOTE</w:t>
      </w:r>
      <w:r w:rsidR="00F2662E" w:rsidRPr="00E968B5">
        <w:rPr>
          <w:rFonts w:ascii="Times New Roman" w:hAnsi="Times New Roman" w:cs="Times New Roman"/>
          <w:sz w:val="20"/>
          <w:szCs w:val="20"/>
        </w:rPr>
        <w:t xml:space="preserve">: </w:t>
      </w:r>
      <w:r w:rsidRPr="00E968B5">
        <w:rPr>
          <w:rFonts w:ascii="Times New Roman" w:hAnsi="Times New Roman" w:cs="Times New Roman"/>
          <w:sz w:val="20"/>
          <w:szCs w:val="20"/>
        </w:rPr>
        <w:t>To be inserted by the editor</w:t>
      </w:r>
      <w:r w:rsidR="00480A60" w:rsidRPr="00E968B5">
        <w:rPr>
          <w:rFonts w:ascii="Times New Roman" w:hAnsi="Times New Roman" w:cs="Times New Roman"/>
          <w:sz w:val="20"/>
          <w:szCs w:val="20"/>
        </w:rPr>
        <w:t>.</w:t>
      </w:r>
      <w:r w:rsidR="00F2662E" w:rsidRPr="00E968B5">
        <w:rPr>
          <w:rFonts w:ascii="Times New Roman" w:hAnsi="Times New Roman" w:cs="Times New Roman"/>
          <w:sz w:val="20"/>
          <w:szCs w:val="20"/>
        </w:rPr>
        <w:t>]</w:t>
      </w:r>
    </w:p>
    <w:p w14:paraId="771868B2" w14:textId="77777777" w:rsidR="00480A60" w:rsidRPr="00E968B5" w:rsidRDefault="00480A60" w:rsidP="00E96931">
      <w:pPr>
        <w:spacing w:line="360" w:lineRule="auto"/>
        <w:jc w:val="both"/>
        <w:rPr>
          <w:rFonts w:ascii="Times New Roman" w:hAnsi="Times New Roman" w:cs="Times New Roman"/>
          <w:sz w:val="20"/>
          <w:szCs w:val="20"/>
        </w:rPr>
      </w:pPr>
      <w:proofErr w:type="spellStart"/>
      <w:r w:rsidRPr="00E968B5">
        <w:rPr>
          <w:rFonts w:ascii="Times New Roman" w:hAnsi="Times New Roman" w:cs="Times New Roman"/>
          <w:sz w:val="20"/>
          <w:szCs w:val="20"/>
        </w:rPr>
        <w:t>Prejeto</w:t>
      </w:r>
      <w:proofErr w:type="spellEnd"/>
      <w:r w:rsidRPr="00E968B5">
        <w:rPr>
          <w:rFonts w:ascii="Times New Roman" w:hAnsi="Times New Roman" w:cs="Times New Roman"/>
          <w:sz w:val="20"/>
          <w:szCs w:val="20"/>
        </w:rPr>
        <w:t xml:space="preserve"> [</w:t>
      </w:r>
      <w:r w:rsidR="00383613" w:rsidRPr="00E968B5">
        <w:rPr>
          <w:rFonts w:ascii="Times New Roman" w:hAnsi="Times New Roman" w:cs="Times New Roman"/>
          <w:sz w:val="20"/>
          <w:szCs w:val="20"/>
        </w:rPr>
        <w:t>NOTE</w:t>
      </w:r>
      <w:r w:rsidRPr="00E968B5">
        <w:rPr>
          <w:rFonts w:ascii="Times New Roman" w:hAnsi="Times New Roman" w:cs="Times New Roman"/>
          <w:sz w:val="20"/>
          <w:szCs w:val="20"/>
        </w:rPr>
        <w:t xml:space="preserve">: </w:t>
      </w:r>
      <w:r w:rsidR="000672E9" w:rsidRPr="00E968B5">
        <w:rPr>
          <w:rFonts w:ascii="Times New Roman" w:hAnsi="Times New Roman" w:cs="Times New Roman"/>
          <w:sz w:val="20"/>
          <w:szCs w:val="20"/>
        </w:rPr>
        <w:t>To be inserted by the editor.</w:t>
      </w:r>
      <w:r w:rsidRPr="00E968B5">
        <w:rPr>
          <w:rFonts w:ascii="Times New Roman" w:hAnsi="Times New Roman" w:cs="Times New Roman"/>
          <w:sz w:val="20"/>
          <w:szCs w:val="20"/>
        </w:rPr>
        <w:t>]</w:t>
      </w:r>
    </w:p>
    <w:p w14:paraId="7E756B1F" w14:textId="77777777" w:rsidR="00480A60" w:rsidRPr="00E968B5" w:rsidRDefault="00480A60" w:rsidP="00E96931">
      <w:pPr>
        <w:spacing w:line="360" w:lineRule="auto"/>
        <w:jc w:val="both"/>
        <w:rPr>
          <w:rFonts w:ascii="Times New Roman" w:hAnsi="Times New Roman" w:cs="Times New Roman"/>
          <w:sz w:val="20"/>
          <w:szCs w:val="20"/>
        </w:rPr>
      </w:pPr>
      <w:r w:rsidRPr="00E968B5">
        <w:rPr>
          <w:rFonts w:ascii="Times New Roman" w:hAnsi="Times New Roman" w:cs="Times New Roman"/>
          <w:sz w:val="20"/>
          <w:szCs w:val="20"/>
        </w:rPr>
        <w:t>UDK: [</w:t>
      </w:r>
      <w:r w:rsidR="00383613" w:rsidRPr="00E968B5">
        <w:rPr>
          <w:rFonts w:ascii="Times New Roman" w:hAnsi="Times New Roman" w:cs="Times New Roman"/>
          <w:sz w:val="20"/>
          <w:szCs w:val="20"/>
        </w:rPr>
        <w:t>NOTE</w:t>
      </w:r>
      <w:r w:rsidRPr="00E968B5">
        <w:rPr>
          <w:rFonts w:ascii="Times New Roman" w:hAnsi="Times New Roman" w:cs="Times New Roman"/>
          <w:sz w:val="20"/>
          <w:szCs w:val="20"/>
        </w:rPr>
        <w:t xml:space="preserve">: </w:t>
      </w:r>
      <w:r w:rsidR="000672E9" w:rsidRPr="00E968B5">
        <w:rPr>
          <w:rFonts w:ascii="Times New Roman" w:hAnsi="Times New Roman" w:cs="Times New Roman"/>
          <w:sz w:val="20"/>
          <w:szCs w:val="20"/>
        </w:rPr>
        <w:t>To be inserted by the editor.</w:t>
      </w:r>
      <w:r w:rsidRPr="00E968B5">
        <w:rPr>
          <w:rFonts w:ascii="Times New Roman" w:hAnsi="Times New Roman" w:cs="Times New Roman"/>
          <w:sz w:val="20"/>
          <w:szCs w:val="20"/>
        </w:rPr>
        <w:t>]</w:t>
      </w:r>
    </w:p>
    <w:p w14:paraId="799B8B34" w14:textId="77777777" w:rsidR="00480A60" w:rsidRPr="00E968B5" w:rsidRDefault="00480A60" w:rsidP="00E96931">
      <w:pPr>
        <w:spacing w:line="360" w:lineRule="auto"/>
        <w:jc w:val="both"/>
        <w:rPr>
          <w:rFonts w:ascii="Times New Roman" w:hAnsi="Times New Roman" w:cs="Times New Roman"/>
          <w:sz w:val="20"/>
          <w:szCs w:val="20"/>
        </w:rPr>
      </w:pPr>
      <w:r w:rsidRPr="00E968B5">
        <w:rPr>
          <w:rFonts w:ascii="Times New Roman" w:hAnsi="Times New Roman" w:cs="Times New Roman"/>
          <w:sz w:val="20"/>
          <w:szCs w:val="20"/>
        </w:rPr>
        <w:t>DOI: [</w:t>
      </w:r>
      <w:r w:rsidR="00EB4981" w:rsidRPr="00E968B5">
        <w:rPr>
          <w:rFonts w:ascii="Times New Roman" w:hAnsi="Times New Roman" w:cs="Times New Roman"/>
          <w:sz w:val="20"/>
          <w:szCs w:val="20"/>
        </w:rPr>
        <w:t>NOTE</w:t>
      </w:r>
      <w:r w:rsidRPr="00E968B5">
        <w:rPr>
          <w:rFonts w:ascii="Times New Roman" w:hAnsi="Times New Roman" w:cs="Times New Roman"/>
          <w:sz w:val="20"/>
          <w:szCs w:val="20"/>
        </w:rPr>
        <w:t xml:space="preserve">: </w:t>
      </w:r>
      <w:r w:rsidR="000672E9" w:rsidRPr="00E968B5">
        <w:rPr>
          <w:rFonts w:ascii="Times New Roman" w:hAnsi="Times New Roman" w:cs="Times New Roman"/>
          <w:sz w:val="20"/>
          <w:szCs w:val="20"/>
        </w:rPr>
        <w:t>To be inserted by the editor.</w:t>
      </w:r>
      <w:r w:rsidRPr="00E968B5">
        <w:rPr>
          <w:rFonts w:ascii="Times New Roman" w:hAnsi="Times New Roman" w:cs="Times New Roman"/>
          <w:sz w:val="20"/>
          <w:szCs w:val="20"/>
        </w:rPr>
        <w:t>]</w:t>
      </w:r>
    </w:p>
    <w:p w14:paraId="5F384F56" w14:textId="77777777" w:rsidR="00480A60" w:rsidRPr="00E968B5" w:rsidRDefault="00480A60" w:rsidP="00E96931">
      <w:pPr>
        <w:spacing w:line="360" w:lineRule="auto"/>
        <w:jc w:val="both"/>
        <w:rPr>
          <w:rFonts w:ascii="Times New Roman" w:hAnsi="Times New Roman" w:cs="Times New Roman"/>
        </w:rPr>
      </w:pPr>
    </w:p>
    <w:p w14:paraId="0E48836B" w14:textId="59A5CE2E" w:rsidR="00480A60" w:rsidRPr="00E968B5" w:rsidRDefault="00AC0502" w:rsidP="00E96931">
      <w:pPr>
        <w:spacing w:line="360" w:lineRule="auto"/>
        <w:jc w:val="center"/>
        <w:rPr>
          <w:rFonts w:ascii="Times New Roman" w:hAnsi="Times New Roman" w:cs="Times New Roman"/>
        </w:rPr>
      </w:pPr>
      <w:r>
        <w:rPr>
          <w:rFonts w:ascii="Times New Roman" w:hAnsi="Times New Roman" w:cs="Times New Roman"/>
        </w:rPr>
        <w:t xml:space="preserve">Nina </w:t>
      </w:r>
      <w:proofErr w:type="spellStart"/>
      <w:r>
        <w:rPr>
          <w:rFonts w:ascii="Times New Roman" w:hAnsi="Times New Roman" w:cs="Times New Roman"/>
        </w:rPr>
        <w:t>Ditmajer</w:t>
      </w:r>
      <w:proofErr w:type="spellEnd"/>
      <w:r>
        <w:rPr>
          <w:rFonts w:ascii="Times New Roman" w:hAnsi="Times New Roman" w:cs="Times New Roman"/>
        </w:rPr>
        <w:t>,</w:t>
      </w:r>
      <w:r w:rsidR="00C92221" w:rsidRPr="00E968B5">
        <w:rPr>
          <w:rStyle w:val="FootnoteReference"/>
          <w:rFonts w:ascii="Times New Roman" w:hAnsi="Times New Roman" w:cs="Times New Roman"/>
        </w:rPr>
        <w:footnoteReference w:customMarkFollows="1" w:id="1"/>
        <w:t>*</w:t>
      </w:r>
      <w:r>
        <w:rPr>
          <w:rFonts w:ascii="Times New Roman" w:hAnsi="Times New Roman" w:cs="Times New Roman"/>
        </w:rPr>
        <w:t xml:space="preserve"> Matija </w:t>
      </w:r>
      <w:proofErr w:type="spellStart"/>
      <w:r>
        <w:rPr>
          <w:rFonts w:ascii="Times New Roman" w:hAnsi="Times New Roman" w:cs="Times New Roman"/>
        </w:rPr>
        <w:t>Ogrin</w:t>
      </w:r>
      <w:proofErr w:type="spellEnd"/>
      <w:r>
        <w:rPr>
          <w:rFonts w:ascii="Times New Roman" w:hAnsi="Times New Roman" w:cs="Times New Roman"/>
        </w:rPr>
        <w:t>,</w:t>
      </w:r>
      <w:r w:rsidRPr="00AC0502">
        <w:rPr>
          <w:rStyle w:val="FootnoteReference"/>
          <w:rFonts w:ascii="Times New Roman" w:hAnsi="Times New Roman" w:cs="Times New Roman"/>
        </w:rPr>
        <w:footnoteReference w:customMarkFollows="1" w:id="2"/>
        <w:sym w:font="Symbol" w:char="F02A"/>
      </w:r>
      <w:r w:rsidRPr="00AC0502">
        <w:rPr>
          <w:rStyle w:val="FootnoteReference"/>
          <w:rFonts w:ascii="Times New Roman" w:hAnsi="Times New Roman" w:cs="Times New Roman"/>
        </w:rPr>
        <w:sym w:font="Symbol" w:char="F02A"/>
      </w:r>
      <w:r>
        <w:rPr>
          <w:rFonts w:ascii="Times New Roman" w:hAnsi="Times New Roman" w:cs="Times New Roman"/>
        </w:rPr>
        <w:t xml:space="preserve"> </w:t>
      </w:r>
      <w:proofErr w:type="spellStart"/>
      <w:r>
        <w:rPr>
          <w:rFonts w:ascii="Times New Roman" w:hAnsi="Times New Roman" w:cs="Times New Roman"/>
        </w:rPr>
        <w:t>Tomaž</w:t>
      </w:r>
      <w:proofErr w:type="spellEnd"/>
      <w:r>
        <w:rPr>
          <w:rFonts w:ascii="Times New Roman" w:hAnsi="Times New Roman" w:cs="Times New Roman"/>
        </w:rPr>
        <w:t xml:space="preserve"> </w:t>
      </w:r>
      <w:proofErr w:type="spellStart"/>
      <w:r>
        <w:rPr>
          <w:rFonts w:ascii="Times New Roman" w:hAnsi="Times New Roman" w:cs="Times New Roman"/>
        </w:rPr>
        <w:t>Erjavec</w:t>
      </w:r>
      <w:proofErr w:type="spellEnd"/>
      <w:r w:rsidRPr="00AC0502">
        <w:rPr>
          <w:rStyle w:val="FootnoteReference"/>
          <w:rFonts w:ascii="Times New Roman" w:hAnsi="Times New Roman" w:cs="Times New Roman"/>
        </w:rPr>
        <w:footnoteReference w:customMarkFollows="1" w:id="3"/>
        <w:sym w:font="Symbol" w:char="F02A"/>
      </w:r>
      <w:r w:rsidRPr="00AC0502">
        <w:rPr>
          <w:rStyle w:val="FootnoteReference"/>
          <w:rFonts w:ascii="Times New Roman" w:hAnsi="Times New Roman" w:cs="Times New Roman"/>
        </w:rPr>
        <w:sym w:font="Symbol" w:char="F02A"/>
      </w:r>
      <w:r w:rsidRPr="00AC0502">
        <w:rPr>
          <w:rStyle w:val="FootnoteReference"/>
          <w:rFonts w:ascii="Times New Roman" w:hAnsi="Times New Roman" w:cs="Times New Roman"/>
        </w:rPr>
        <w:sym w:font="Symbol" w:char="F02A"/>
      </w:r>
    </w:p>
    <w:p w14:paraId="0EE645F0" w14:textId="77777777" w:rsidR="00E96931" w:rsidRPr="00E968B5" w:rsidRDefault="006E54D4" w:rsidP="00086083">
      <w:pPr>
        <w:spacing w:line="360" w:lineRule="auto"/>
        <w:jc w:val="center"/>
        <w:rPr>
          <w:rFonts w:ascii="Times New Roman" w:hAnsi="Times New Roman" w:cs="Times New Roman"/>
          <w:b/>
          <w:sz w:val="32"/>
          <w:szCs w:val="32"/>
        </w:rPr>
      </w:pPr>
      <w:r w:rsidRPr="00E968B5">
        <w:rPr>
          <w:rFonts w:ascii="Times New Roman" w:hAnsi="Times New Roman" w:cs="Times New Roman"/>
          <w:b/>
          <w:sz w:val="32"/>
          <w:szCs w:val="32"/>
        </w:rPr>
        <w:t xml:space="preserve">Encoding </w:t>
      </w:r>
      <w:r w:rsidR="00ED49D7" w:rsidRPr="00E968B5">
        <w:rPr>
          <w:rFonts w:ascii="Times New Roman" w:hAnsi="Times New Roman" w:cs="Times New Roman"/>
          <w:b/>
          <w:sz w:val="32"/>
          <w:szCs w:val="32"/>
        </w:rPr>
        <w:t xml:space="preserve">textual </w:t>
      </w:r>
      <w:r w:rsidR="000730A2" w:rsidRPr="00E968B5">
        <w:rPr>
          <w:rFonts w:ascii="Times New Roman" w:hAnsi="Times New Roman" w:cs="Times New Roman"/>
          <w:b/>
          <w:sz w:val="32"/>
          <w:szCs w:val="32"/>
        </w:rPr>
        <w:t>variants</w:t>
      </w:r>
      <w:r w:rsidRPr="00E968B5">
        <w:rPr>
          <w:rFonts w:ascii="Times New Roman" w:hAnsi="Times New Roman" w:cs="Times New Roman"/>
          <w:b/>
          <w:sz w:val="32"/>
          <w:szCs w:val="32"/>
        </w:rPr>
        <w:t xml:space="preserve"> </w:t>
      </w:r>
      <w:r w:rsidR="00C14803" w:rsidRPr="00E968B5">
        <w:rPr>
          <w:rFonts w:ascii="Times New Roman" w:hAnsi="Times New Roman" w:cs="Times New Roman"/>
          <w:b/>
          <w:sz w:val="32"/>
          <w:szCs w:val="32"/>
        </w:rPr>
        <w:t>of the</w:t>
      </w:r>
      <w:r w:rsidRPr="00E968B5">
        <w:rPr>
          <w:rFonts w:ascii="Times New Roman" w:hAnsi="Times New Roman" w:cs="Times New Roman"/>
          <w:b/>
          <w:sz w:val="32"/>
          <w:szCs w:val="32"/>
        </w:rPr>
        <w:t xml:space="preserve"> early modern Slovenian </w:t>
      </w:r>
      <w:r w:rsidR="00D86F2B" w:rsidRPr="00E968B5">
        <w:rPr>
          <w:rFonts w:ascii="Times New Roman" w:hAnsi="Times New Roman" w:cs="Times New Roman"/>
          <w:b/>
          <w:sz w:val="32"/>
          <w:szCs w:val="32"/>
        </w:rPr>
        <w:t xml:space="preserve">poetic </w:t>
      </w:r>
      <w:r w:rsidRPr="00E968B5">
        <w:rPr>
          <w:rFonts w:ascii="Times New Roman" w:hAnsi="Times New Roman" w:cs="Times New Roman"/>
          <w:b/>
          <w:sz w:val="32"/>
          <w:szCs w:val="32"/>
        </w:rPr>
        <w:t xml:space="preserve">texts </w:t>
      </w:r>
      <w:r w:rsidR="00E00F30" w:rsidRPr="00E968B5">
        <w:rPr>
          <w:rFonts w:ascii="Times New Roman" w:hAnsi="Times New Roman" w:cs="Times New Roman"/>
          <w:b/>
          <w:sz w:val="32"/>
          <w:szCs w:val="32"/>
        </w:rPr>
        <w:t>in TEI</w:t>
      </w:r>
    </w:p>
    <w:p w14:paraId="3315C628" w14:textId="77777777" w:rsidR="00E96931" w:rsidRPr="00E968B5" w:rsidRDefault="00E96931" w:rsidP="00E96931">
      <w:pPr>
        <w:spacing w:line="360" w:lineRule="auto"/>
        <w:jc w:val="center"/>
        <w:rPr>
          <w:rFonts w:ascii="Times New Roman" w:hAnsi="Times New Roman" w:cs="Times New Roman"/>
          <w:i/>
        </w:rPr>
      </w:pPr>
      <w:r w:rsidRPr="00E968B5">
        <w:rPr>
          <w:rFonts w:ascii="Times New Roman" w:hAnsi="Times New Roman" w:cs="Times New Roman"/>
          <w:i/>
        </w:rPr>
        <w:t>IZVLEČEK</w:t>
      </w:r>
    </w:p>
    <w:p w14:paraId="655FA852" w14:textId="77777777" w:rsidR="009B4954" w:rsidRPr="00E968B5" w:rsidRDefault="004017EA" w:rsidP="00E96931">
      <w:pPr>
        <w:spacing w:line="360" w:lineRule="auto"/>
        <w:jc w:val="center"/>
        <w:rPr>
          <w:rFonts w:ascii="Times New Roman" w:hAnsi="Times New Roman" w:cs="Times New Roman"/>
        </w:rPr>
      </w:pPr>
      <w:r w:rsidRPr="00E968B5">
        <w:rPr>
          <w:rFonts w:ascii="Times New Roman" w:hAnsi="Times New Roman" w:cs="Times New Roman"/>
        </w:rPr>
        <w:t xml:space="preserve">ZAPIS </w:t>
      </w:r>
      <w:r w:rsidR="008B3A3B" w:rsidRPr="00E968B5">
        <w:rPr>
          <w:rFonts w:ascii="Times New Roman" w:hAnsi="Times New Roman" w:cs="Times New Roman"/>
        </w:rPr>
        <w:t>VARIANTNOST</w:t>
      </w:r>
      <w:r w:rsidRPr="00E968B5">
        <w:rPr>
          <w:rFonts w:ascii="Times New Roman" w:hAnsi="Times New Roman" w:cs="Times New Roman"/>
        </w:rPr>
        <w:t xml:space="preserve">I </w:t>
      </w:r>
      <w:r w:rsidR="008B3A3B" w:rsidRPr="00E968B5">
        <w:rPr>
          <w:rFonts w:ascii="Times New Roman" w:hAnsi="Times New Roman" w:cs="Times New Roman"/>
        </w:rPr>
        <w:t xml:space="preserve">STAREJŠIH SLOVENSKIH </w:t>
      </w:r>
      <w:r w:rsidR="00D86F2B" w:rsidRPr="00E968B5">
        <w:rPr>
          <w:rFonts w:ascii="Times New Roman" w:hAnsi="Times New Roman" w:cs="Times New Roman"/>
        </w:rPr>
        <w:t xml:space="preserve">PESNIŠKIH </w:t>
      </w:r>
      <w:r w:rsidR="008B3A3B" w:rsidRPr="00E968B5">
        <w:rPr>
          <w:rFonts w:ascii="Times New Roman" w:hAnsi="Times New Roman" w:cs="Times New Roman"/>
        </w:rPr>
        <w:t>BESEDIL</w:t>
      </w:r>
      <w:r w:rsidRPr="00E968B5">
        <w:rPr>
          <w:rFonts w:ascii="Times New Roman" w:hAnsi="Times New Roman" w:cs="Times New Roman"/>
        </w:rPr>
        <w:t xml:space="preserve"> </w:t>
      </w:r>
      <w:r w:rsidR="00E00F30" w:rsidRPr="00E968B5">
        <w:rPr>
          <w:rFonts w:ascii="Times New Roman" w:hAnsi="Times New Roman" w:cs="Times New Roman"/>
        </w:rPr>
        <w:t>V TEI</w:t>
      </w:r>
    </w:p>
    <w:p w14:paraId="21C9500C" w14:textId="6067F1B8" w:rsidR="00E96931" w:rsidRPr="005D0CC2" w:rsidRDefault="00AC0502" w:rsidP="00086083">
      <w:pPr>
        <w:spacing w:line="360" w:lineRule="auto"/>
        <w:jc w:val="both"/>
        <w:rPr>
          <w:rFonts w:ascii="Times New Roman" w:hAnsi="Times New Roman" w:cs="Times New Roman"/>
          <w:i/>
          <w:sz w:val="20"/>
          <w:szCs w:val="20"/>
          <w:lang w:val="sl-SI"/>
        </w:rPr>
      </w:pPr>
      <w:r>
        <w:rPr>
          <w:rFonts w:ascii="Times New Roman" w:hAnsi="Times New Roman" w:cs="Times New Roman"/>
          <w:i/>
          <w:sz w:val="20"/>
          <w:szCs w:val="20"/>
          <w:lang w:val="sl-SI"/>
        </w:rPr>
        <w:tab/>
      </w:r>
      <w:r w:rsidR="002D3CF0" w:rsidRPr="005D0CC2">
        <w:rPr>
          <w:rFonts w:ascii="Times New Roman" w:hAnsi="Times New Roman" w:cs="Times New Roman"/>
          <w:i/>
          <w:sz w:val="20"/>
          <w:szCs w:val="20"/>
          <w:lang w:val="sl-SI"/>
        </w:rPr>
        <w:t xml:space="preserve">V prispevku </w:t>
      </w:r>
      <w:r w:rsidR="00DE5FEC" w:rsidRPr="005D0CC2">
        <w:rPr>
          <w:rFonts w:ascii="Times New Roman" w:hAnsi="Times New Roman" w:cs="Times New Roman"/>
          <w:i/>
          <w:sz w:val="20"/>
          <w:szCs w:val="20"/>
          <w:lang w:val="sl-SI"/>
        </w:rPr>
        <w:t>obravnavamo</w:t>
      </w:r>
      <w:r w:rsidR="002D3CF0" w:rsidRPr="005D0CC2">
        <w:rPr>
          <w:rFonts w:ascii="Times New Roman" w:hAnsi="Times New Roman" w:cs="Times New Roman"/>
          <w:i/>
          <w:sz w:val="20"/>
          <w:szCs w:val="20"/>
          <w:lang w:val="sl-SI"/>
        </w:rPr>
        <w:t xml:space="preserve"> problematiko zapisa verza in variantnih mest v znanstvenokritični izdaji Foglarjevega rokopisa, štajerske baročne pesmarice iz sredine 18. stoletja. </w:t>
      </w:r>
      <w:r w:rsidR="00854B2C" w:rsidRPr="005D0CC2">
        <w:rPr>
          <w:rFonts w:ascii="Times New Roman" w:hAnsi="Times New Roman" w:cs="Times New Roman"/>
          <w:i/>
          <w:sz w:val="20"/>
          <w:szCs w:val="20"/>
          <w:lang w:val="sl-SI"/>
        </w:rPr>
        <w:t>Najprej prikažemo diplomatični zapis verza v izbranih problematičnih primerih. V nadaljevanju predstavimo metodo, uporabljeno</w:t>
      </w:r>
      <w:r w:rsidR="002D3CF0" w:rsidRPr="005D0CC2">
        <w:rPr>
          <w:rFonts w:ascii="Times New Roman" w:hAnsi="Times New Roman" w:cs="Times New Roman"/>
          <w:i/>
          <w:sz w:val="20"/>
          <w:szCs w:val="20"/>
          <w:lang w:val="sl-SI"/>
        </w:rPr>
        <w:t xml:space="preserve"> za izdelavo kritičnega aparata variantnih mest. Temeljno besedilo, tj. Foglarjev rokopis, je primerjano z verzijami v osmih drugih rokopisih in tiskih iz 18. in začetka 19. stoletja. Variantna mesta so označena z elementi XML po Smernicah TEI (TEI Guidelines) kot enote kritičnega aparata. </w:t>
      </w:r>
      <w:r w:rsidR="00854B2C" w:rsidRPr="005D0CC2">
        <w:rPr>
          <w:rFonts w:ascii="Times New Roman" w:hAnsi="Times New Roman" w:cs="Times New Roman"/>
          <w:i/>
          <w:sz w:val="20"/>
          <w:szCs w:val="20"/>
          <w:lang w:val="sl-SI"/>
        </w:rPr>
        <w:t xml:space="preserve">Prikazujemo nekaj primerov detajliranega označevanja rime, stopice, zamenjav verzov ter variantnih razlik na pravopisni, glasoslovni in leksikalni ravnini jezika. </w:t>
      </w:r>
      <w:r w:rsidR="00905ABD" w:rsidRPr="005D0CC2">
        <w:rPr>
          <w:rFonts w:ascii="Times New Roman" w:hAnsi="Times New Roman" w:cs="Times New Roman"/>
          <w:i/>
          <w:sz w:val="20"/>
          <w:szCs w:val="20"/>
          <w:lang w:val="sl-SI"/>
        </w:rPr>
        <w:t xml:space="preserve">Na koncu orišemo več možnosti </w:t>
      </w:r>
      <w:r w:rsidR="00DE5FEC" w:rsidRPr="005D0CC2">
        <w:rPr>
          <w:rFonts w:ascii="Times New Roman" w:hAnsi="Times New Roman" w:cs="Times New Roman"/>
          <w:i/>
          <w:sz w:val="20"/>
          <w:szCs w:val="20"/>
          <w:lang w:val="sl-SI"/>
        </w:rPr>
        <w:t xml:space="preserve">spletnega </w:t>
      </w:r>
      <w:r w:rsidR="00905ABD" w:rsidRPr="005D0CC2">
        <w:rPr>
          <w:rFonts w:ascii="Times New Roman" w:hAnsi="Times New Roman" w:cs="Times New Roman"/>
          <w:i/>
          <w:sz w:val="20"/>
          <w:szCs w:val="20"/>
          <w:lang w:val="sl-SI"/>
        </w:rPr>
        <w:t>prikaza elektronskega diplomatičnega besedila. Pokazala se je potreba po prilagodljivosti teh orodij slovenskemu literarnemu izročilu.</w:t>
      </w:r>
    </w:p>
    <w:p w14:paraId="4310924F" w14:textId="77777777" w:rsidR="00905ABD" w:rsidRPr="005D0CC2" w:rsidRDefault="00905ABD" w:rsidP="00EF7337">
      <w:pPr>
        <w:rPr>
          <w:rFonts w:ascii="Times New Roman" w:hAnsi="Times New Roman" w:cs="Times New Roman"/>
          <w:i/>
          <w:sz w:val="20"/>
          <w:szCs w:val="20"/>
          <w:lang w:val="sl-SI"/>
        </w:rPr>
      </w:pPr>
    </w:p>
    <w:p w14:paraId="6DC9B225" w14:textId="0EB0F6D7" w:rsidR="00F723A0" w:rsidRPr="005D0CC2" w:rsidRDefault="00AC0502" w:rsidP="00E96931">
      <w:pPr>
        <w:spacing w:line="360" w:lineRule="auto"/>
        <w:jc w:val="both"/>
        <w:rPr>
          <w:rFonts w:ascii="Times New Roman" w:hAnsi="Times New Roman" w:cs="Times New Roman"/>
          <w:i/>
          <w:sz w:val="20"/>
          <w:szCs w:val="20"/>
          <w:lang w:val="sl-SI"/>
        </w:rPr>
      </w:pPr>
      <w:r>
        <w:rPr>
          <w:rFonts w:ascii="Times New Roman" w:hAnsi="Times New Roman" w:cs="Times New Roman"/>
          <w:i/>
          <w:sz w:val="20"/>
          <w:szCs w:val="20"/>
          <w:lang w:val="sl-SI"/>
        </w:rPr>
        <w:tab/>
      </w:r>
      <w:r w:rsidR="00EB4981" w:rsidRPr="005D0CC2">
        <w:rPr>
          <w:rFonts w:ascii="Times New Roman" w:hAnsi="Times New Roman" w:cs="Times New Roman"/>
          <w:i/>
          <w:sz w:val="20"/>
          <w:szCs w:val="20"/>
          <w:lang w:val="sl-SI"/>
        </w:rPr>
        <w:t xml:space="preserve">Ključne besede: </w:t>
      </w:r>
      <w:r w:rsidR="00282A41" w:rsidRPr="005D0CC2">
        <w:rPr>
          <w:rFonts w:ascii="Times New Roman" w:hAnsi="Times New Roman" w:cs="Times New Roman"/>
          <w:i/>
          <w:sz w:val="20"/>
          <w:szCs w:val="20"/>
          <w:lang w:val="sl-SI"/>
        </w:rPr>
        <w:t>slovensko slovstvo</w:t>
      </w:r>
      <w:r w:rsidR="00905ABD" w:rsidRPr="005D0CC2">
        <w:rPr>
          <w:rFonts w:ascii="Times New Roman" w:hAnsi="Times New Roman" w:cs="Times New Roman"/>
          <w:i/>
          <w:sz w:val="20"/>
          <w:szCs w:val="20"/>
          <w:lang w:val="sl-SI"/>
        </w:rPr>
        <w:t>,</w:t>
      </w:r>
      <w:r w:rsidR="00282A41" w:rsidRPr="005D0CC2">
        <w:rPr>
          <w:rFonts w:ascii="Times New Roman" w:hAnsi="Times New Roman" w:cs="Times New Roman"/>
          <w:i/>
          <w:sz w:val="20"/>
          <w:szCs w:val="20"/>
          <w:lang w:val="sl-SI"/>
        </w:rPr>
        <w:t xml:space="preserve"> </w:t>
      </w:r>
      <w:r w:rsidR="0039704F" w:rsidRPr="005D0CC2">
        <w:rPr>
          <w:rFonts w:ascii="Times New Roman" w:hAnsi="Times New Roman" w:cs="Times New Roman"/>
          <w:i/>
          <w:sz w:val="20"/>
          <w:szCs w:val="20"/>
          <w:lang w:val="sl-SI"/>
        </w:rPr>
        <w:t xml:space="preserve">Foglarjev rokopis, </w:t>
      </w:r>
      <w:r w:rsidR="00282A41" w:rsidRPr="005D0CC2">
        <w:rPr>
          <w:rFonts w:ascii="Times New Roman" w:hAnsi="Times New Roman" w:cs="Times New Roman"/>
          <w:i/>
          <w:sz w:val="20"/>
          <w:szCs w:val="20"/>
          <w:lang w:val="sl-SI"/>
        </w:rPr>
        <w:t>znanstvenokritična izdaja,</w:t>
      </w:r>
      <w:r w:rsidR="00905ABD" w:rsidRPr="005D0CC2">
        <w:rPr>
          <w:rFonts w:ascii="Times New Roman" w:hAnsi="Times New Roman" w:cs="Times New Roman"/>
          <w:i/>
          <w:sz w:val="20"/>
          <w:szCs w:val="20"/>
          <w:lang w:val="sl-SI"/>
        </w:rPr>
        <w:t xml:space="preserve"> </w:t>
      </w:r>
      <w:r w:rsidR="00FD35D2" w:rsidRPr="005D0CC2">
        <w:rPr>
          <w:rFonts w:ascii="Times New Roman" w:hAnsi="Times New Roman" w:cs="Times New Roman"/>
          <w:i/>
          <w:sz w:val="20"/>
          <w:szCs w:val="20"/>
          <w:lang w:val="sl-SI"/>
        </w:rPr>
        <w:t xml:space="preserve">kritični aparat, </w:t>
      </w:r>
      <w:r w:rsidR="00282A41" w:rsidRPr="005D0CC2">
        <w:rPr>
          <w:rFonts w:ascii="Times New Roman" w:hAnsi="Times New Roman" w:cs="Times New Roman"/>
          <w:i/>
          <w:sz w:val="20"/>
          <w:szCs w:val="20"/>
          <w:lang w:val="sl-SI"/>
        </w:rPr>
        <w:t>variantnost besedila, TEI</w:t>
      </w:r>
      <w:r w:rsidR="00754870" w:rsidRPr="005D0CC2">
        <w:rPr>
          <w:rFonts w:ascii="Times New Roman" w:hAnsi="Times New Roman" w:cs="Times New Roman"/>
          <w:i/>
          <w:sz w:val="20"/>
          <w:szCs w:val="20"/>
          <w:lang w:val="sl-SI"/>
        </w:rPr>
        <w:t xml:space="preserve"> </w:t>
      </w:r>
    </w:p>
    <w:p w14:paraId="6DC42049" w14:textId="77777777" w:rsidR="00F723A0" w:rsidRPr="00086083" w:rsidRDefault="00F723A0" w:rsidP="00E96931">
      <w:pPr>
        <w:spacing w:line="360" w:lineRule="auto"/>
        <w:jc w:val="both"/>
        <w:rPr>
          <w:rFonts w:ascii="Times New Roman" w:hAnsi="Times New Roman" w:cs="Times New Roman"/>
          <w:sz w:val="20"/>
          <w:lang w:val="sl-SI"/>
        </w:rPr>
      </w:pPr>
    </w:p>
    <w:p w14:paraId="181791A0" w14:textId="77777777" w:rsidR="00F723A0" w:rsidRPr="00E968B5" w:rsidRDefault="0066419B" w:rsidP="0066419B">
      <w:pPr>
        <w:spacing w:line="360" w:lineRule="auto"/>
        <w:jc w:val="center"/>
        <w:rPr>
          <w:rFonts w:ascii="Times New Roman" w:hAnsi="Times New Roman" w:cs="Times New Roman"/>
          <w:i/>
        </w:rPr>
      </w:pPr>
      <w:r w:rsidRPr="00E968B5">
        <w:rPr>
          <w:rFonts w:ascii="Times New Roman" w:hAnsi="Times New Roman" w:cs="Times New Roman"/>
          <w:i/>
        </w:rPr>
        <w:t>ABSTRACT</w:t>
      </w:r>
    </w:p>
    <w:p w14:paraId="5B3A5967" w14:textId="4CD01477" w:rsidR="007F0A73" w:rsidRDefault="00AC0502" w:rsidP="00086083">
      <w:pPr>
        <w:spacing w:line="360" w:lineRule="auto"/>
        <w:jc w:val="both"/>
        <w:rPr>
          <w:rFonts w:ascii="Times New Roman" w:hAnsi="Times New Roman" w:cs="Times New Roman"/>
          <w:i/>
          <w:sz w:val="20"/>
          <w:szCs w:val="20"/>
        </w:rPr>
      </w:pPr>
      <w:r>
        <w:rPr>
          <w:rFonts w:ascii="Times New Roman" w:hAnsi="Times New Roman" w:cs="Times New Roman"/>
          <w:i/>
          <w:sz w:val="20"/>
          <w:szCs w:val="20"/>
        </w:rPr>
        <w:tab/>
      </w:r>
      <w:r w:rsidR="00C71FBD" w:rsidRPr="00E968B5">
        <w:rPr>
          <w:rFonts w:ascii="Times New Roman" w:hAnsi="Times New Roman" w:cs="Times New Roman"/>
          <w:i/>
          <w:sz w:val="20"/>
          <w:szCs w:val="20"/>
        </w:rPr>
        <w:t xml:space="preserve">The paper deals with the problem of </w:t>
      </w:r>
      <w:r w:rsidR="00425225" w:rsidRPr="00E968B5">
        <w:rPr>
          <w:rFonts w:ascii="Times New Roman" w:hAnsi="Times New Roman" w:cs="Times New Roman"/>
          <w:i/>
          <w:sz w:val="20"/>
          <w:szCs w:val="20"/>
        </w:rPr>
        <w:t xml:space="preserve">encoding </w:t>
      </w:r>
      <w:r w:rsidR="00C71FBD" w:rsidRPr="00E968B5">
        <w:rPr>
          <w:rFonts w:ascii="Times New Roman" w:hAnsi="Times New Roman" w:cs="Times New Roman"/>
          <w:i/>
          <w:sz w:val="20"/>
          <w:szCs w:val="20"/>
        </w:rPr>
        <w:t xml:space="preserve">the verses and </w:t>
      </w:r>
      <w:r w:rsidR="00425225" w:rsidRPr="00E968B5">
        <w:rPr>
          <w:rFonts w:ascii="Times New Roman" w:hAnsi="Times New Roman" w:cs="Times New Roman"/>
          <w:i/>
          <w:sz w:val="20"/>
          <w:szCs w:val="20"/>
        </w:rPr>
        <w:t xml:space="preserve">textual </w:t>
      </w:r>
      <w:r w:rsidR="00C71FBD" w:rsidRPr="00E968B5">
        <w:rPr>
          <w:rFonts w:ascii="Times New Roman" w:hAnsi="Times New Roman" w:cs="Times New Roman"/>
          <w:i/>
          <w:sz w:val="20"/>
          <w:szCs w:val="20"/>
        </w:rPr>
        <w:t xml:space="preserve">variants in the critical </w:t>
      </w:r>
      <w:r w:rsidR="00425225" w:rsidRPr="00E968B5">
        <w:rPr>
          <w:rFonts w:ascii="Times New Roman" w:hAnsi="Times New Roman" w:cs="Times New Roman"/>
          <w:i/>
          <w:sz w:val="20"/>
          <w:szCs w:val="20"/>
        </w:rPr>
        <w:t xml:space="preserve">edition </w:t>
      </w:r>
      <w:r w:rsidR="00C71FBD" w:rsidRPr="00E968B5">
        <w:rPr>
          <w:rFonts w:ascii="Times New Roman" w:hAnsi="Times New Roman" w:cs="Times New Roman"/>
          <w:i/>
          <w:sz w:val="20"/>
          <w:szCs w:val="20"/>
        </w:rPr>
        <w:t xml:space="preserve">of </w:t>
      </w:r>
      <w:proofErr w:type="spellStart"/>
      <w:r w:rsidR="00C71FBD" w:rsidRPr="00E968B5">
        <w:rPr>
          <w:rFonts w:ascii="Times New Roman" w:hAnsi="Times New Roman" w:cs="Times New Roman"/>
          <w:i/>
          <w:sz w:val="20"/>
          <w:szCs w:val="20"/>
        </w:rPr>
        <w:t>Foglar</w:t>
      </w:r>
      <w:r w:rsidR="00D82A88" w:rsidRPr="00E968B5">
        <w:rPr>
          <w:rFonts w:ascii="Times New Roman" w:hAnsi="Times New Roman" w:cs="Times New Roman"/>
          <w:i/>
          <w:sz w:val="20"/>
          <w:szCs w:val="20"/>
        </w:rPr>
        <w:t>’s</w:t>
      </w:r>
      <w:proofErr w:type="spellEnd"/>
      <w:r w:rsidR="00F5042A" w:rsidRPr="00E968B5">
        <w:rPr>
          <w:rFonts w:ascii="Times New Roman" w:hAnsi="Times New Roman" w:cs="Times New Roman"/>
          <w:i/>
          <w:sz w:val="20"/>
          <w:szCs w:val="20"/>
        </w:rPr>
        <w:t xml:space="preserve"> </w:t>
      </w:r>
      <w:r w:rsidR="00D56F85">
        <w:rPr>
          <w:rFonts w:ascii="Times New Roman" w:hAnsi="Times New Roman" w:cs="Times New Roman"/>
          <w:i/>
          <w:sz w:val="20"/>
          <w:szCs w:val="20"/>
        </w:rPr>
        <w:t>M</w:t>
      </w:r>
      <w:r w:rsidR="00F5042A" w:rsidRPr="00E968B5">
        <w:rPr>
          <w:rFonts w:ascii="Times New Roman" w:hAnsi="Times New Roman" w:cs="Times New Roman"/>
          <w:i/>
          <w:sz w:val="20"/>
          <w:szCs w:val="20"/>
        </w:rPr>
        <w:t xml:space="preserve">anuscript, </w:t>
      </w:r>
      <w:r w:rsidR="007A2079">
        <w:rPr>
          <w:rFonts w:ascii="Times New Roman" w:hAnsi="Times New Roman" w:cs="Times New Roman"/>
          <w:i/>
          <w:sz w:val="20"/>
          <w:szCs w:val="20"/>
        </w:rPr>
        <w:t>a</w:t>
      </w:r>
      <w:r w:rsidR="007A2079" w:rsidRPr="00E968B5">
        <w:rPr>
          <w:rFonts w:ascii="Times New Roman" w:hAnsi="Times New Roman" w:cs="Times New Roman"/>
          <w:i/>
          <w:sz w:val="20"/>
          <w:szCs w:val="20"/>
        </w:rPr>
        <w:t xml:space="preserve"> </w:t>
      </w:r>
      <w:r w:rsidR="00F5042A" w:rsidRPr="00E968B5">
        <w:rPr>
          <w:rFonts w:ascii="Times New Roman" w:hAnsi="Times New Roman" w:cs="Times New Roman"/>
          <w:i/>
          <w:sz w:val="20"/>
          <w:szCs w:val="20"/>
        </w:rPr>
        <w:t xml:space="preserve">Styrian </w:t>
      </w:r>
      <w:r w:rsidR="00D05984">
        <w:rPr>
          <w:rFonts w:ascii="Times New Roman" w:hAnsi="Times New Roman" w:cs="Times New Roman"/>
          <w:i/>
          <w:sz w:val="20"/>
          <w:szCs w:val="20"/>
        </w:rPr>
        <w:t>B</w:t>
      </w:r>
      <w:r w:rsidR="00C71FBD" w:rsidRPr="00E968B5">
        <w:rPr>
          <w:rFonts w:ascii="Times New Roman" w:hAnsi="Times New Roman" w:cs="Times New Roman"/>
          <w:i/>
          <w:sz w:val="20"/>
          <w:szCs w:val="20"/>
        </w:rPr>
        <w:t xml:space="preserve">aroque </w:t>
      </w:r>
      <w:r w:rsidR="00425225" w:rsidRPr="00E968B5">
        <w:rPr>
          <w:rFonts w:ascii="Times New Roman" w:hAnsi="Times New Roman" w:cs="Times New Roman"/>
          <w:i/>
          <w:sz w:val="20"/>
          <w:szCs w:val="20"/>
        </w:rPr>
        <w:t>hymn</w:t>
      </w:r>
      <w:r w:rsidR="00F5042A" w:rsidRPr="00E968B5">
        <w:rPr>
          <w:rFonts w:ascii="Times New Roman" w:hAnsi="Times New Roman" w:cs="Times New Roman"/>
          <w:i/>
          <w:sz w:val="20"/>
          <w:szCs w:val="20"/>
        </w:rPr>
        <w:t xml:space="preserve"> </w:t>
      </w:r>
      <w:r w:rsidR="00425225" w:rsidRPr="00E968B5">
        <w:rPr>
          <w:rFonts w:ascii="Times New Roman" w:hAnsi="Times New Roman" w:cs="Times New Roman"/>
          <w:i/>
          <w:sz w:val="20"/>
          <w:szCs w:val="20"/>
        </w:rPr>
        <w:t xml:space="preserve">book </w:t>
      </w:r>
      <w:r w:rsidR="00C71FBD" w:rsidRPr="00E968B5">
        <w:rPr>
          <w:rFonts w:ascii="Times New Roman" w:hAnsi="Times New Roman" w:cs="Times New Roman"/>
          <w:i/>
          <w:sz w:val="20"/>
          <w:szCs w:val="20"/>
        </w:rPr>
        <w:t>from the mid-</w:t>
      </w:r>
      <w:r w:rsidR="00425225" w:rsidRPr="00E968B5">
        <w:rPr>
          <w:rFonts w:ascii="Times New Roman" w:hAnsi="Times New Roman" w:cs="Times New Roman"/>
          <w:i/>
          <w:sz w:val="20"/>
          <w:szCs w:val="20"/>
        </w:rPr>
        <w:t>eighteen</w:t>
      </w:r>
      <w:r w:rsidR="00C71FBD" w:rsidRPr="00E968B5">
        <w:rPr>
          <w:rFonts w:ascii="Times New Roman" w:hAnsi="Times New Roman" w:cs="Times New Roman"/>
          <w:i/>
          <w:sz w:val="20"/>
          <w:szCs w:val="20"/>
        </w:rPr>
        <w:t xml:space="preserve">th century. </w:t>
      </w:r>
      <w:r w:rsidR="007A2079">
        <w:rPr>
          <w:rFonts w:ascii="Times New Roman" w:hAnsi="Times New Roman" w:cs="Times New Roman"/>
          <w:i/>
          <w:sz w:val="20"/>
          <w:szCs w:val="20"/>
        </w:rPr>
        <w:t>W</w:t>
      </w:r>
      <w:r w:rsidR="007A2079" w:rsidRPr="00E968B5">
        <w:rPr>
          <w:rFonts w:ascii="Times New Roman" w:hAnsi="Times New Roman" w:cs="Times New Roman"/>
          <w:i/>
          <w:sz w:val="20"/>
          <w:szCs w:val="20"/>
        </w:rPr>
        <w:t xml:space="preserve">e </w:t>
      </w:r>
      <w:r w:rsidR="007A2079">
        <w:rPr>
          <w:rFonts w:ascii="Times New Roman" w:hAnsi="Times New Roman" w:cs="Times New Roman"/>
          <w:i/>
          <w:sz w:val="20"/>
          <w:szCs w:val="20"/>
        </w:rPr>
        <w:t>f</w:t>
      </w:r>
      <w:r w:rsidR="00C71FBD" w:rsidRPr="00E968B5">
        <w:rPr>
          <w:rFonts w:ascii="Times New Roman" w:hAnsi="Times New Roman" w:cs="Times New Roman"/>
          <w:i/>
          <w:sz w:val="20"/>
          <w:szCs w:val="20"/>
        </w:rPr>
        <w:t xml:space="preserve">irst show the diplomatic </w:t>
      </w:r>
      <w:r w:rsidR="00425225" w:rsidRPr="00E968B5">
        <w:rPr>
          <w:rFonts w:ascii="Times New Roman" w:hAnsi="Times New Roman" w:cs="Times New Roman"/>
          <w:i/>
          <w:sz w:val="20"/>
          <w:szCs w:val="20"/>
        </w:rPr>
        <w:t>transcript</w:t>
      </w:r>
      <w:r w:rsidR="00C71FBD" w:rsidRPr="00E968B5">
        <w:rPr>
          <w:rFonts w:ascii="Times New Roman" w:hAnsi="Times New Roman" w:cs="Times New Roman"/>
          <w:i/>
          <w:sz w:val="20"/>
          <w:szCs w:val="20"/>
        </w:rPr>
        <w:t xml:space="preserve"> of the ver</w:t>
      </w:r>
      <w:r w:rsidR="00425225" w:rsidRPr="00E968B5">
        <w:rPr>
          <w:rFonts w:ascii="Times New Roman" w:hAnsi="Times New Roman" w:cs="Times New Roman"/>
          <w:i/>
          <w:sz w:val="20"/>
          <w:szCs w:val="20"/>
        </w:rPr>
        <w:t>se</w:t>
      </w:r>
      <w:r w:rsidR="00C71FBD" w:rsidRPr="00E968B5">
        <w:rPr>
          <w:rFonts w:ascii="Times New Roman" w:hAnsi="Times New Roman" w:cs="Times New Roman"/>
          <w:i/>
          <w:sz w:val="20"/>
          <w:szCs w:val="20"/>
        </w:rPr>
        <w:t xml:space="preserve"> in selected problematic cases</w:t>
      </w:r>
      <w:r w:rsidR="007A2079">
        <w:rPr>
          <w:rFonts w:ascii="Times New Roman" w:hAnsi="Times New Roman" w:cs="Times New Roman"/>
          <w:i/>
          <w:sz w:val="20"/>
          <w:szCs w:val="20"/>
        </w:rPr>
        <w:t>,</w:t>
      </w:r>
      <w:r w:rsidR="00C71FBD" w:rsidRPr="00E968B5">
        <w:rPr>
          <w:rFonts w:ascii="Times New Roman" w:hAnsi="Times New Roman" w:cs="Times New Roman"/>
          <w:i/>
          <w:sz w:val="20"/>
          <w:szCs w:val="20"/>
        </w:rPr>
        <w:t xml:space="preserve"> </w:t>
      </w:r>
      <w:r w:rsidR="00920796">
        <w:rPr>
          <w:rFonts w:ascii="Times New Roman" w:hAnsi="Times New Roman" w:cs="Times New Roman"/>
          <w:i/>
          <w:sz w:val="20"/>
          <w:szCs w:val="20"/>
        </w:rPr>
        <w:t>after whi</w:t>
      </w:r>
      <w:r w:rsidR="007A2079">
        <w:rPr>
          <w:rFonts w:ascii="Times New Roman" w:hAnsi="Times New Roman" w:cs="Times New Roman"/>
          <w:i/>
          <w:sz w:val="20"/>
          <w:szCs w:val="20"/>
        </w:rPr>
        <w:t>ch</w:t>
      </w:r>
      <w:r w:rsidR="00C71FBD" w:rsidRPr="00E968B5">
        <w:rPr>
          <w:rFonts w:ascii="Times New Roman" w:hAnsi="Times New Roman" w:cs="Times New Roman"/>
          <w:i/>
          <w:sz w:val="20"/>
          <w:szCs w:val="20"/>
        </w:rPr>
        <w:t xml:space="preserve"> </w:t>
      </w:r>
      <w:r w:rsidR="00920796">
        <w:rPr>
          <w:rFonts w:ascii="Times New Roman" w:hAnsi="Times New Roman" w:cs="Times New Roman"/>
          <w:i/>
          <w:sz w:val="20"/>
          <w:szCs w:val="20"/>
        </w:rPr>
        <w:t xml:space="preserve">we </w:t>
      </w:r>
      <w:r w:rsidR="00C71FBD" w:rsidRPr="00E968B5">
        <w:rPr>
          <w:rFonts w:ascii="Times New Roman" w:hAnsi="Times New Roman" w:cs="Times New Roman"/>
          <w:i/>
          <w:sz w:val="20"/>
          <w:szCs w:val="20"/>
        </w:rPr>
        <w:t xml:space="preserve">present the method </w:t>
      </w:r>
      <w:r w:rsidR="00640816" w:rsidRPr="00E968B5">
        <w:rPr>
          <w:rFonts w:ascii="Times New Roman" w:hAnsi="Times New Roman" w:cs="Times New Roman"/>
          <w:i/>
          <w:sz w:val="20"/>
          <w:szCs w:val="20"/>
        </w:rPr>
        <w:t xml:space="preserve">applied to </w:t>
      </w:r>
      <w:r w:rsidR="00C71FBD" w:rsidRPr="00E968B5">
        <w:rPr>
          <w:rFonts w:ascii="Times New Roman" w:hAnsi="Times New Roman" w:cs="Times New Roman"/>
          <w:i/>
          <w:sz w:val="20"/>
          <w:szCs w:val="20"/>
        </w:rPr>
        <w:t>produc</w:t>
      </w:r>
      <w:r w:rsidR="00640816" w:rsidRPr="00E968B5">
        <w:rPr>
          <w:rFonts w:ascii="Times New Roman" w:hAnsi="Times New Roman" w:cs="Times New Roman"/>
          <w:i/>
          <w:sz w:val="20"/>
          <w:szCs w:val="20"/>
        </w:rPr>
        <w:t>e</w:t>
      </w:r>
      <w:r w:rsidR="00C71FBD" w:rsidRPr="00E968B5">
        <w:rPr>
          <w:rFonts w:ascii="Times New Roman" w:hAnsi="Times New Roman" w:cs="Times New Roman"/>
          <w:i/>
          <w:sz w:val="20"/>
          <w:szCs w:val="20"/>
        </w:rPr>
        <w:t xml:space="preserve"> a critical </w:t>
      </w:r>
      <w:r w:rsidR="00640816" w:rsidRPr="00E968B5">
        <w:rPr>
          <w:rFonts w:ascii="Times New Roman" w:hAnsi="Times New Roman" w:cs="Times New Roman"/>
          <w:i/>
          <w:sz w:val="20"/>
          <w:szCs w:val="20"/>
        </w:rPr>
        <w:t xml:space="preserve">apparatus for approaching textual </w:t>
      </w:r>
      <w:r w:rsidR="00C71FBD" w:rsidRPr="00E968B5">
        <w:rPr>
          <w:rFonts w:ascii="Times New Roman" w:hAnsi="Times New Roman" w:cs="Times New Roman"/>
          <w:i/>
          <w:sz w:val="20"/>
          <w:szCs w:val="20"/>
        </w:rPr>
        <w:t>variant</w:t>
      </w:r>
      <w:r w:rsidR="00640816" w:rsidRPr="00E968B5">
        <w:rPr>
          <w:rFonts w:ascii="Times New Roman" w:hAnsi="Times New Roman" w:cs="Times New Roman"/>
          <w:i/>
          <w:sz w:val="20"/>
          <w:szCs w:val="20"/>
        </w:rPr>
        <w:t>s</w:t>
      </w:r>
      <w:r w:rsidR="00C71FBD" w:rsidRPr="00E968B5">
        <w:rPr>
          <w:rFonts w:ascii="Times New Roman" w:hAnsi="Times New Roman" w:cs="Times New Roman"/>
          <w:i/>
          <w:sz w:val="20"/>
          <w:szCs w:val="20"/>
        </w:rPr>
        <w:t>. The bas</w:t>
      </w:r>
      <w:r w:rsidR="004759C4">
        <w:rPr>
          <w:rFonts w:ascii="Times New Roman" w:hAnsi="Times New Roman" w:cs="Times New Roman"/>
          <w:i/>
          <w:sz w:val="20"/>
          <w:szCs w:val="20"/>
        </w:rPr>
        <w:t>e</w:t>
      </w:r>
      <w:r w:rsidR="00C71FBD" w:rsidRPr="00E968B5">
        <w:rPr>
          <w:rFonts w:ascii="Times New Roman" w:hAnsi="Times New Roman" w:cs="Times New Roman"/>
          <w:i/>
          <w:sz w:val="20"/>
          <w:szCs w:val="20"/>
        </w:rPr>
        <w:t xml:space="preserve"> text, i.e. </w:t>
      </w:r>
      <w:proofErr w:type="spellStart"/>
      <w:r w:rsidR="00C71FBD" w:rsidRPr="00E968B5">
        <w:rPr>
          <w:rFonts w:ascii="Times New Roman" w:hAnsi="Times New Roman" w:cs="Times New Roman"/>
          <w:i/>
          <w:sz w:val="20"/>
          <w:szCs w:val="20"/>
        </w:rPr>
        <w:t>Foglar</w:t>
      </w:r>
      <w:r w:rsidR="00D82A88" w:rsidRPr="00E968B5">
        <w:rPr>
          <w:rFonts w:ascii="Times New Roman" w:hAnsi="Times New Roman" w:cs="Times New Roman"/>
          <w:i/>
          <w:sz w:val="20"/>
          <w:szCs w:val="20"/>
        </w:rPr>
        <w:t>’s</w:t>
      </w:r>
      <w:proofErr w:type="spellEnd"/>
      <w:r w:rsidR="00C71FBD" w:rsidRPr="00E968B5">
        <w:rPr>
          <w:rFonts w:ascii="Times New Roman" w:hAnsi="Times New Roman" w:cs="Times New Roman"/>
          <w:i/>
          <w:sz w:val="20"/>
          <w:szCs w:val="20"/>
        </w:rPr>
        <w:t xml:space="preserve"> </w:t>
      </w:r>
      <w:r w:rsidR="00D56F85">
        <w:rPr>
          <w:rFonts w:ascii="Times New Roman" w:hAnsi="Times New Roman" w:cs="Times New Roman"/>
          <w:i/>
          <w:sz w:val="20"/>
          <w:szCs w:val="20"/>
        </w:rPr>
        <w:t>M</w:t>
      </w:r>
      <w:r w:rsidR="00C71FBD" w:rsidRPr="00E968B5">
        <w:rPr>
          <w:rFonts w:ascii="Times New Roman" w:hAnsi="Times New Roman" w:cs="Times New Roman"/>
          <w:i/>
          <w:sz w:val="20"/>
          <w:szCs w:val="20"/>
        </w:rPr>
        <w:t>anuscript</w:t>
      </w:r>
      <w:r w:rsidR="00593D58" w:rsidRPr="00E968B5">
        <w:rPr>
          <w:rFonts w:ascii="Times New Roman" w:hAnsi="Times New Roman" w:cs="Times New Roman"/>
          <w:i/>
          <w:sz w:val="20"/>
          <w:szCs w:val="20"/>
        </w:rPr>
        <w:t>,</w:t>
      </w:r>
      <w:r w:rsidR="00C71FBD" w:rsidRPr="00E968B5">
        <w:rPr>
          <w:rFonts w:ascii="Times New Roman" w:hAnsi="Times New Roman" w:cs="Times New Roman"/>
          <w:i/>
          <w:sz w:val="20"/>
          <w:szCs w:val="20"/>
        </w:rPr>
        <w:t xml:space="preserve"> is compared with versions in eight other manuscripts and prints from the </w:t>
      </w:r>
      <w:r w:rsidR="00593D58" w:rsidRPr="00E968B5">
        <w:rPr>
          <w:rFonts w:ascii="Times New Roman" w:hAnsi="Times New Roman" w:cs="Times New Roman"/>
          <w:i/>
          <w:sz w:val="20"/>
          <w:szCs w:val="20"/>
        </w:rPr>
        <w:t>eighteenth</w:t>
      </w:r>
      <w:r w:rsidR="00D82A88" w:rsidRPr="00E968B5">
        <w:rPr>
          <w:rFonts w:ascii="Times New Roman" w:hAnsi="Times New Roman" w:cs="Times New Roman"/>
          <w:i/>
          <w:sz w:val="20"/>
          <w:szCs w:val="20"/>
        </w:rPr>
        <w:t xml:space="preserve"> </w:t>
      </w:r>
      <w:r w:rsidR="00C71FBD" w:rsidRPr="00E968B5">
        <w:rPr>
          <w:rFonts w:ascii="Times New Roman" w:hAnsi="Times New Roman" w:cs="Times New Roman"/>
          <w:i/>
          <w:sz w:val="20"/>
          <w:szCs w:val="20"/>
        </w:rPr>
        <w:t xml:space="preserve">and early </w:t>
      </w:r>
      <w:r w:rsidR="00593D58" w:rsidRPr="00E968B5">
        <w:rPr>
          <w:rFonts w:ascii="Times New Roman" w:hAnsi="Times New Roman" w:cs="Times New Roman"/>
          <w:i/>
          <w:sz w:val="20"/>
          <w:szCs w:val="20"/>
        </w:rPr>
        <w:t>nineteenth</w:t>
      </w:r>
      <w:r w:rsidR="00C71FBD" w:rsidRPr="00E968B5">
        <w:rPr>
          <w:rFonts w:ascii="Times New Roman" w:hAnsi="Times New Roman" w:cs="Times New Roman"/>
          <w:i/>
          <w:sz w:val="20"/>
          <w:szCs w:val="20"/>
        </w:rPr>
        <w:t xml:space="preserve"> centuries. Varia</w:t>
      </w:r>
      <w:r w:rsidR="00593D58" w:rsidRPr="00E968B5">
        <w:rPr>
          <w:rFonts w:ascii="Times New Roman" w:hAnsi="Times New Roman" w:cs="Times New Roman"/>
          <w:i/>
          <w:sz w:val="20"/>
          <w:szCs w:val="20"/>
        </w:rPr>
        <w:t>nts</w:t>
      </w:r>
      <w:r w:rsidR="00C71FBD" w:rsidRPr="00E968B5">
        <w:rPr>
          <w:rFonts w:ascii="Times New Roman" w:hAnsi="Times New Roman" w:cs="Times New Roman"/>
          <w:i/>
          <w:sz w:val="20"/>
          <w:szCs w:val="20"/>
        </w:rPr>
        <w:t xml:space="preserve"> are </w:t>
      </w:r>
      <w:r w:rsidR="00593D58" w:rsidRPr="00E968B5">
        <w:rPr>
          <w:rFonts w:ascii="Times New Roman" w:hAnsi="Times New Roman" w:cs="Times New Roman"/>
          <w:i/>
          <w:sz w:val="20"/>
          <w:szCs w:val="20"/>
        </w:rPr>
        <w:t>encoded</w:t>
      </w:r>
      <w:r w:rsidR="00C71FBD" w:rsidRPr="00E968B5">
        <w:rPr>
          <w:rFonts w:ascii="Times New Roman" w:hAnsi="Times New Roman" w:cs="Times New Roman"/>
          <w:i/>
          <w:sz w:val="20"/>
          <w:szCs w:val="20"/>
        </w:rPr>
        <w:t xml:space="preserve"> with XML elements according to the TEI Guidelines as</w:t>
      </w:r>
      <w:r w:rsidR="00593D58" w:rsidRPr="00E968B5">
        <w:rPr>
          <w:rFonts w:ascii="Times New Roman" w:hAnsi="Times New Roman" w:cs="Times New Roman"/>
          <w:i/>
          <w:sz w:val="20"/>
          <w:szCs w:val="20"/>
        </w:rPr>
        <w:t xml:space="preserve"> units of</w:t>
      </w:r>
      <w:r w:rsidR="00C71FBD" w:rsidRPr="00E968B5">
        <w:rPr>
          <w:rFonts w:ascii="Times New Roman" w:hAnsi="Times New Roman" w:cs="Times New Roman"/>
          <w:i/>
          <w:sz w:val="20"/>
          <w:szCs w:val="20"/>
        </w:rPr>
        <w:t xml:space="preserve"> </w:t>
      </w:r>
      <w:r w:rsidR="00593D58" w:rsidRPr="00E968B5">
        <w:rPr>
          <w:rFonts w:ascii="Times New Roman" w:hAnsi="Times New Roman" w:cs="Times New Roman"/>
          <w:i/>
          <w:sz w:val="20"/>
          <w:szCs w:val="20"/>
        </w:rPr>
        <w:t>the</w:t>
      </w:r>
      <w:r w:rsidR="00C71FBD" w:rsidRPr="00E968B5">
        <w:rPr>
          <w:rFonts w:ascii="Times New Roman" w:hAnsi="Times New Roman" w:cs="Times New Roman"/>
          <w:i/>
          <w:sz w:val="20"/>
          <w:szCs w:val="20"/>
        </w:rPr>
        <w:t xml:space="preserve"> critical </w:t>
      </w:r>
      <w:r w:rsidR="00593D58" w:rsidRPr="00E968B5">
        <w:rPr>
          <w:rFonts w:ascii="Times New Roman" w:hAnsi="Times New Roman" w:cs="Times New Roman"/>
          <w:i/>
          <w:sz w:val="20"/>
          <w:szCs w:val="20"/>
        </w:rPr>
        <w:t>apparatus</w:t>
      </w:r>
      <w:r w:rsidR="00C71FBD" w:rsidRPr="00E968B5">
        <w:rPr>
          <w:rFonts w:ascii="Times New Roman" w:hAnsi="Times New Roman" w:cs="Times New Roman"/>
          <w:i/>
          <w:sz w:val="20"/>
          <w:szCs w:val="20"/>
        </w:rPr>
        <w:t xml:space="preserve">. We </w:t>
      </w:r>
      <w:r w:rsidR="00920796">
        <w:rPr>
          <w:rFonts w:ascii="Times New Roman" w:hAnsi="Times New Roman" w:cs="Times New Roman"/>
          <w:i/>
          <w:sz w:val="20"/>
          <w:szCs w:val="20"/>
        </w:rPr>
        <w:t>highlight</w:t>
      </w:r>
      <w:r w:rsidR="00920796" w:rsidRPr="00E968B5">
        <w:rPr>
          <w:rFonts w:ascii="Times New Roman" w:hAnsi="Times New Roman" w:cs="Times New Roman"/>
          <w:i/>
          <w:sz w:val="20"/>
          <w:szCs w:val="20"/>
        </w:rPr>
        <w:t xml:space="preserve"> </w:t>
      </w:r>
      <w:r w:rsidR="00C71FBD" w:rsidRPr="00E968B5">
        <w:rPr>
          <w:rFonts w:ascii="Times New Roman" w:hAnsi="Times New Roman" w:cs="Times New Roman"/>
          <w:i/>
          <w:sz w:val="20"/>
          <w:szCs w:val="20"/>
        </w:rPr>
        <w:t xml:space="preserve">some examples of </w:t>
      </w:r>
      <w:r w:rsidR="00D82A88" w:rsidRPr="00E968B5">
        <w:rPr>
          <w:rFonts w:ascii="Times New Roman" w:hAnsi="Times New Roman" w:cs="Times New Roman"/>
          <w:i/>
          <w:sz w:val="20"/>
          <w:szCs w:val="20"/>
        </w:rPr>
        <w:t xml:space="preserve">the </w:t>
      </w:r>
      <w:r w:rsidR="00C71FBD" w:rsidRPr="00E968B5">
        <w:rPr>
          <w:rFonts w:ascii="Times New Roman" w:hAnsi="Times New Roman" w:cs="Times New Roman"/>
          <w:i/>
          <w:sz w:val="20"/>
          <w:szCs w:val="20"/>
        </w:rPr>
        <w:t xml:space="preserve">detailed </w:t>
      </w:r>
      <w:r w:rsidR="00F5042A" w:rsidRPr="00E968B5">
        <w:rPr>
          <w:rFonts w:ascii="Times New Roman" w:hAnsi="Times New Roman" w:cs="Times New Roman"/>
          <w:i/>
          <w:sz w:val="20"/>
          <w:szCs w:val="20"/>
        </w:rPr>
        <w:t>encoding</w:t>
      </w:r>
      <w:r w:rsidR="00C71FBD" w:rsidRPr="00E968B5">
        <w:rPr>
          <w:rFonts w:ascii="Times New Roman" w:hAnsi="Times New Roman" w:cs="Times New Roman"/>
          <w:i/>
          <w:sz w:val="20"/>
          <w:szCs w:val="20"/>
        </w:rPr>
        <w:t xml:space="preserve"> </w:t>
      </w:r>
      <w:r w:rsidR="00C71FBD" w:rsidRPr="00E968B5">
        <w:rPr>
          <w:rFonts w:ascii="Times New Roman" w:hAnsi="Times New Roman" w:cs="Times New Roman"/>
          <w:i/>
          <w:sz w:val="20"/>
          <w:szCs w:val="20"/>
        </w:rPr>
        <w:lastRenderedPageBreak/>
        <w:t xml:space="preserve">of rhymes, </w:t>
      </w:r>
      <w:r w:rsidR="00F5042A" w:rsidRPr="00E968B5">
        <w:rPr>
          <w:rFonts w:ascii="Times New Roman" w:hAnsi="Times New Roman" w:cs="Times New Roman"/>
          <w:i/>
          <w:sz w:val="20"/>
          <w:szCs w:val="20"/>
        </w:rPr>
        <w:t>feet</w:t>
      </w:r>
      <w:r w:rsidR="00C71FBD" w:rsidRPr="00E968B5">
        <w:rPr>
          <w:rFonts w:ascii="Times New Roman" w:hAnsi="Times New Roman" w:cs="Times New Roman"/>
          <w:i/>
          <w:sz w:val="20"/>
          <w:szCs w:val="20"/>
        </w:rPr>
        <w:t xml:space="preserve">, </w:t>
      </w:r>
      <w:r w:rsidR="00D82A88" w:rsidRPr="00E968B5">
        <w:rPr>
          <w:rFonts w:ascii="Times New Roman" w:hAnsi="Times New Roman" w:cs="Times New Roman"/>
          <w:i/>
          <w:sz w:val="20"/>
          <w:szCs w:val="20"/>
        </w:rPr>
        <w:t>verse replacements</w:t>
      </w:r>
      <w:r w:rsidR="00C71FBD" w:rsidRPr="00E968B5">
        <w:rPr>
          <w:rFonts w:ascii="Times New Roman" w:hAnsi="Times New Roman" w:cs="Times New Roman"/>
          <w:i/>
          <w:sz w:val="20"/>
          <w:szCs w:val="20"/>
        </w:rPr>
        <w:t xml:space="preserve">, and </w:t>
      </w:r>
      <w:r w:rsidR="00D82A88" w:rsidRPr="00E968B5">
        <w:rPr>
          <w:rFonts w:ascii="Times New Roman" w:hAnsi="Times New Roman" w:cs="Times New Roman"/>
          <w:i/>
          <w:sz w:val="20"/>
          <w:szCs w:val="20"/>
        </w:rPr>
        <w:t xml:space="preserve">textual </w:t>
      </w:r>
      <w:r w:rsidR="00C71FBD" w:rsidRPr="00E968B5">
        <w:rPr>
          <w:rFonts w:ascii="Times New Roman" w:hAnsi="Times New Roman" w:cs="Times New Roman"/>
          <w:i/>
          <w:sz w:val="20"/>
          <w:szCs w:val="20"/>
        </w:rPr>
        <w:t>variant</w:t>
      </w:r>
      <w:r w:rsidR="00D82A88" w:rsidRPr="00E968B5">
        <w:rPr>
          <w:rFonts w:ascii="Times New Roman" w:hAnsi="Times New Roman" w:cs="Times New Roman"/>
          <w:i/>
          <w:sz w:val="20"/>
          <w:szCs w:val="20"/>
        </w:rPr>
        <w:t>s</w:t>
      </w:r>
      <w:r w:rsidR="00C71FBD" w:rsidRPr="00E968B5">
        <w:rPr>
          <w:rFonts w:ascii="Times New Roman" w:hAnsi="Times New Roman" w:cs="Times New Roman"/>
          <w:i/>
          <w:sz w:val="20"/>
          <w:szCs w:val="20"/>
        </w:rPr>
        <w:t xml:space="preserve"> </w:t>
      </w:r>
      <w:r w:rsidR="00D82A88" w:rsidRPr="00E968B5">
        <w:rPr>
          <w:rFonts w:ascii="Times New Roman" w:hAnsi="Times New Roman" w:cs="Times New Roman"/>
          <w:i/>
          <w:sz w:val="20"/>
          <w:szCs w:val="20"/>
        </w:rPr>
        <w:t>o</w:t>
      </w:r>
      <w:r w:rsidR="00C71FBD" w:rsidRPr="00E968B5">
        <w:rPr>
          <w:rFonts w:ascii="Times New Roman" w:hAnsi="Times New Roman" w:cs="Times New Roman"/>
          <w:i/>
          <w:sz w:val="20"/>
          <w:szCs w:val="20"/>
        </w:rPr>
        <w:t xml:space="preserve">n the spelling, vocabulary and lexical </w:t>
      </w:r>
      <w:r w:rsidR="00D82A88" w:rsidRPr="00E968B5">
        <w:rPr>
          <w:rFonts w:ascii="Times New Roman" w:hAnsi="Times New Roman" w:cs="Times New Roman"/>
          <w:i/>
          <w:sz w:val="20"/>
          <w:szCs w:val="20"/>
        </w:rPr>
        <w:t>levels</w:t>
      </w:r>
      <w:r w:rsidR="00C71FBD" w:rsidRPr="00E968B5">
        <w:rPr>
          <w:rFonts w:ascii="Times New Roman" w:hAnsi="Times New Roman" w:cs="Times New Roman"/>
          <w:i/>
          <w:sz w:val="20"/>
          <w:szCs w:val="20"/>
        </w:rPr>
        <w:t xml:space="preserve"> of the language. </w:t>
      </w:r>
      <w:r w:rsidR="00D82A88" w:rsidRPr="00E968B5">
        <w:rPr>
          <w:rFonts w:ascii="Times New Roman" w:hAnsi="Times New Roman" w:cs="Times New Roman"/>
          <w:i/>
          <w:sz w:val="20"/>
          <w:szCs w:val="20"/>
        </w:rPr>
        <w:t>To conclude</w:t>
      </w:r>
      <w:r w:rsidR="00C71FBD" w:rsidRPr="00E968B5">
        <w:rPr>
          <w:rFonts w:ascii="Times New Roman" w:hAnsi="Times New Roman" w:cs="Times New Roman"/>
          <w:i/>
          <w:sz w:val="20"/>
          <w:szCs w:val="20"/>
        </w:rPr>
        <w:t xml:space="preserve">, we </w:t>
      </w:r>
      <w:r w:rsidR="00D82A88" w:rsidRPr="00E968B5">
        <w:rPr>
          <w:rFonts w:ascii="Times New Roman" w:hAnsi="Times New Roman" w:cs="Times New Roman"/>
          <w:i/>
          <w:sz w:val="20"/>
          <w:szCs w:val="20"/>
        </w:rPr>
        <w:t>present a number of</w:t>
      </w:r>
      <w:r w:rsidR="00C71FBD" w:rsidRPr="00E968B5">
        <w:rPr>
          <w:rFonts w:ascii="Times New Roman" w:hAnsi="Times New Roman" w:cs="Times New Roman"/>
          <w:i/>
          <w:sz w:val="20"/>
          <w:szCs w:val="20"/>
        </w:rPr>
        <w:t xml:space="preserve"> possibilities </w:t>
      </w:r>
      <w:r w:rsidR="00920796">
        <w:rPr>
          <w:rFonts w:ascii="Times New Roman" w:hAnsi="Times New Roman" w:cs="Times New Roman"/>
          <w:i/>
          <w:sz w:val="20"/>
          <w:szCs w:val="20"/>
        </w:rPr>
        <w:t>for the</w:t>
      </w:r>
      <w:r w:rsidR="00C71FBD" w:rsidRPr="00E968B5">
        <w:rPr>
          <w:rFonts w:ascii="Times New Roman" w:hAnsi="Times New Roman" w:cs="Times New Roman"/>
          <w:i/>
          <w:sz w:val="20"/>
          <w:szCs w:val="20"/>
        </w:rPr>
        <w:t xml:space="preserve"> online display of </w:t>
      </w:r>
      <w:r w:rsidR="00920796">
        <w:rPr>
          <w:rFonts w:ascii="Times New Roman" w:hAnsi="Times New Roman" w:cs="Times New Roman"/>
          <w:i/>
          <w:sz w:val="20"/>
          <w:szCs w:val="20"/>
        </w:rPr>
        <w:t xml:space="preserve">the </w:t>
      </w:r>
      <w:r w:rsidR="00C71FBD" w:rsidRPr="00E968B5">
        <w:rPr>
          <w:rFonts w:ascii="Times New Roman" w:hAnsi="Times New Roman" w:cs="Times New Roman"/>
          <w:i/>
          <w:sz w:val="20"/>
          <w:szCs w:val="20"/>
        </w:rPr>
        <w:t xml:space="preserve">electronic diplomatic </w:t>
      </w:r>
      <w:r w:rsidR="00D82A88" w:rsidRPr="00E968B5">
        <w:rPr>
          <w:rFonts w:ascii="Times New Roman" w:hAnsi="Times New Roman" w:cs="Times New Roman"/>
          <w:i/>
          <w:sz w:val="20"/>
          <w:szCs w:val="20"/>
        </w:rPr>
        <w:t>transcript</w:t>
      </w:r>
      <w:r w:rsidR="00C71FBD" w:rsidRPr="00E968B5">
        <w:rPr>
          <w:rFonts w:ascii="Times New Roman" w:hAnsi="Times New Roman" w:cs="Times New Roman"/>
          <w:i/>
          <w:sz w:val="20"/>
          <w:szCs w:val="20"/>
        </w:rPr>
        <w:t xml:space="preserve">. The need for </w:t>
      </w:r>
      <w:r w:rsidR="00920796">
        <w:rPr>
          <w:rFonts w:ascii="Times New Roman" w:hAnsi="Times New Roman" w:cs="Times New Roman"/>
          <w:i/>
          <w:sz w:val="20"/>
          <w:szCs w:val="20"/>
        </w:rPr>
        <w:t xml:space="preserve">the </w:t>
      </w:r>
      <w:r w:rsidR="00C71FBD" w:rsidRPr="00E968B5">
        <w:rPr>
          <w:rFonts w:ascii="Times New Roman" w:hAnsi="Times New Roman" w:cs="Times New Roman"/>
          <w:i/>
          <w:sz w:val="20"/>
          <w:szCs w:val="20"/>
        </w:rPr>
        <w:t>adaptability of these tools to the Sloven</w:t>
      </w:r>
      <w:r w:rsidR="00D82A88" w:rsidRPr="00E968B5">
        <w:rPr>
          <w:rFonts w:ascii="Times New Roman" w:hAnsi="Times New Roman" w:cs="Times New Roman"/>
          <w:i/>
          <w:sz w:val="20"/>
          <w:szCs w:val="20"/>
        </w:rPr>
        <w:t>ian</w:t>
      </w:r>
      <w:r w:rsidR="00C71FBD" w:rsidRPr="00E968B5">
        <w:rPr>
          <w:rFonts w:ascii="Times New Roman" w:hAnsi="Times New Roman" w:cs="Times New Roman"/>
          <w:i/>
          <w:sz w:val="20"/>
          <w:szCs w:val="20"/>
        </w:rPr>
        <w:t xml:space="preserve"> literary tradition </w:t>
      </w:r>
      <w:r w:rsidR="00920796">
        <w:rPr>
          <w:rFonts w:ascii="Times New Roman" w:hAnsi="Times New Roman" w:cs="Times New Roman"/>
          <w:i/>
          <w:sz w:val="20"/>
          <w:szCs w:val="20"/>
        </w:rPr>
        <w:t>is evident</w:t>
      </w:r>
      <w:r w:rsidR="00C71FBD" w:rsidRPr="00E968B5">
        <w:rPr>
          <w:rFonts w:ascii="Times New Roman" w:hAnsi="Times New Roman" w:cs="Times New Roman"/>
          <w:i/>
          <w:sz w:val="20"/>
          <w:szCs w:val="20"/>
        </w:rPr>
        <w:t>.</w:t>
      </w:r>
      <w:r w:rsidR="00EB4981" w:rsidRPr="00E968B5">
        <w:rPr>
          <w:rFonts w:ascii="Times New Roman" w:hAnsi="Times New Roman" w:cs="Times New Roman"/>
          <w:i/>
          <w:sz w:val="20"/>
          <w:szCs w:val="20"/>
        </w:rPr>
        <w:t xml:space="preserve"> </w:t>
      </w:r>
    </w:p>
    <w:p w14:paraId="688499AF" w14:textId="77777777" w:rsidR="0044738C" w:rsidRPr="00E968B5" w:rsidRDefault="0044738C" w:rsidP="009B00E2">
      <w:pPr>
        <w:jc w:val="both"/>
        <w:rPr>
          <w:rFonts w:ascii="Times New Roman" w:hAnsi="Times New Roman" w:cs="Times New Roman"/>
          <w:i/>
          <w:sz w:val="20"/>
          <w:szCs w:val="20"/>
        </w:rPr>
      </w:pPr>
    </w:p>
    <w:p w14:paraId="1DB45345" w14:textId="65ADFEAE" w:rsidR="00C02EA3" w:rsidRPr="008C1D02" w:rsidRDefault="00AC0502" w:rsidP="00E96931">
      <w:pPr>
        <w:spacing w:line="360" w:lineRule="auto"/>
        <w:jc w:val="both"/>
        <w:rPr>
          <w:rFonts w:ascii="Times New Roman" w:hAnsi="Times New Roman" w:cs="Times New Roman"/>
          <w:i/>
          <w:sz w:val="20"/>
          <w:szCs w:val="20"/>
        </w:rPr>
      </w:pPr>
      <w:r>
        <w:rPr>
          <w:rFonts w:ascii="Times New Roman" w:hAnsi="Times New Roman" w:cs="Times New Roman"/>
          <w:i/>
          <w:sz w:val="20"/>
          <w:szCs w:val="20"/>
        </w:rPr>
        <w:tab/>
      </w:r>
      <w:r w:rsidR="007F0A73" w:rsidRPr="00E968B5">
        <w:rPr>
          <w:rFonts w:ascii="Times New Roman" w:hAnsi="Times New Roman" w:cs="Times New Roman"/>
          <w:i/>
          <w:sz w:val="20"/>
          <w:szCs w:val="20"/>
        </w:rPr>
        <w:t>Keywords</w:t>
      </w:r>
      <w:r w:rsidR="00C71FBD" w:rsidRPr="00E968B5">
        <w:rPr>
          <w:rFonts w:ascii="Times New Roman" w:hAnsi="Times New Roman" w:cs="Times New Roman"/>
          <w:i/>
          <w:sz w:val="20"/>
          <w:szCs w:val="20"/>
        </w:rPr>
        <w:t xml:space="preserve">: </w:t>
      </w:r>
      <w:r w:rsidR="00816AD1" w:rsidRPr="00E968B5">
        <w:rPr>
          <w:rFonts w:ascii="Times New Roman" w:hAnsi="Times New Roman" w:cs="Times New Roman"/>
          <w:i/>
          <w:sz w:val="20"/>
          <w:szCs w:val="20"/>
        </w:rPr>
        <w:t xml:space="preserve">Slovenian literature, </w:t>
      </w:r>
      <w:proofErr w:type="spellStart"/>
      <w:r w:rsidR="0039704F" w:rsidRPr="00E968B5">
        <w:rPr>
          <w:rFonts w:ascii="Times New Roman" w:hAnsi="Times New Roman" w:cs="Times New Roman"/>
          <w:i/>
          <w:sz w:val="20"/>
          <w:szCs w:val="20"/>
        </w:rPr>
        <w:t>Foglar</w:t>
      </w:r>
      <w:r w:rsidR="00D82A88" w:rsidRPr="00E968B5">
        <w:rPr>
          <w:rFonts w:ascii="Times New Roman" w:hAnsi="Times New Roman" w:cs="Times New Roman"/>
          <w:i/>
          <w:sz w:val="20"/>
          <w:szCs w:val="20"/>
        </w:rPr>
        <w:t>’s</w:t>
      </w:r>
      <w:proofErr w:type="spellEnd"/>
      <w:r w:rsidR="0039704F" w:rsidRPr="00E968B5">
        <w:rPr>
          <w:rFonts w:ascii="Times New Roman" w:hAnsi="Times New Roman" w:cs="Times New Roman"/>
          <w:i/>
          <w:sz w:val="20"/>
          <w:szCs w:val="20"/>
        </w:rPr>
        <w:t xml:space="preserve"> </w:t>
      </w:r>
      <w:r w:rsidR="00D56F85">
        <w:rPr>
          <w:rFonts w:ascii="Times New Roman" w:hAnsi="Times New Roman" w:cs="Times New Roman"/>
          <w:i/>
          <w:sz w:val="20"/>
          <w:szCs w:val="20"/>
        </w:rPr>
        <w:t>M</w:t>
      </w:r>
      <w:r w:rsidR="0039704F" w:rsidRPr="00E968B5">
        <w:rPr>
          <w:rFonts w:ascii="Times New Roman" w:hAnsi="Times New Roman" w:cs="Times New Roman"/>
          <w:i/>
          <w:sz w:val="20"/>
          <w:szCs w:val="20"/>
        </w:rPr>
        <w:t xml:space="preserve">anuscript, </w:t>
      </w:r>
      <w:r w:rsidR="00816AD1" w:rsidRPr="00E968B5">
        <w:rPr>
          <w:rFonts w:ascii="Times New Roman" w:hAnsi="Times New Roman" w:cs="Times New Roman"/>
          <w:i/>
          <w:sz w:val="20"/>
          <w:szCs w:val="20"/>
        </w:rPr>
        <w:t>critical edition,</w:t>
      </w:r>
      <w:r w:rsidR="00FD35D2" w:rsidRPr="00E968B5">
        <w:rPr>
          <w:rFonts w:ascii="Times New Roman" w:hAnsi="Times New Roman" w:cs="Times New Roman"/>
          <w:i/>
          <w:sz w:val="20"/>
          <w:szCs w:val="20"/>
        </w:rPr>
        <w:t xml:space="preserve"> critical apparatus,</w:t>
      </w:r>
      <w:r w:rsidR="00816AD1" w:rsidRPr="00E968B5">
        <w:rPr>
          <w:rFonts w:ascii="Times New Roman" w:hAnsi="Times New Roman" w:cs="Times New Roman"/>
          <w:i/>
          <w:sz w:val="20"/>
          <w:szCs w:val="20"/>
        </w:rPr>
        <w:t xml:space="preserve"> textual variance, TEI</w:t>
      </w:r>
    </w:p>
    <w:p w14:paraId="29EB5283" w14:textId="77777777" w:rsidR="00DF6F49" w:rsidRPr="00E968B5" w:rsidRDefault="00DF6F49" w:rsidP="00E96931">
      <w:pPr>
        <w:spacing w:line="360" w:lineRule="auto"/>
        <w:jc w:val="both"/>
        <w:rPr>
          <w:rFonts w:ascii="Times New Roman" w:hAnsi="Times New Roman" w:cs="Times New Roman"/>
        </w:rPr>
      </w:pPr>
    </w:p>
    <w:p w14:paraId="43C93A44" w14:textId="77777777" w:rsidR="009F4AF5" w:rsidRPr="00E968B5" w:rsidRDefault="009F4AF5" w:rsidP="007F0A73">
      <w:pPr>
        <w:spacing w:line="360" w:lineRule="auto"/>
        <w:jc w:val="center"/>
        <w:rPr>
          <w:rFonts w:ascii="Times New Roman" w:hAnsi="Times New Roman" w:cs="Times New Roman"/>
          <w:b/>
        </w:rPr>
      </w:pPr>
      <w:r w:rsidRPr="00E968B5">
        <w:rPr>
          <w:rFonts w:ascii="Times New Roman" w:hAnsi="Times New Roman" w:cs="Times New Roman"/>
          <w:b/>
        </w:rPr>
        <w:t>Introduction</w:t>
      </w:r>
    </w:p>
    <w:p w14:paraId="19CD11E8" w14:textId="77777777" w:rsidR="00065FD0" w:rsidRPr="00E968B5" w:rsidRDefault="00065FD0" w:rsidP="00E96931">
      <w:pPr>
        <w:spacing w:line="360" w:lineRule="auto"/>
        <w:jc w:val="both"/>
        <w:rPr>
          <w:rFonts w:ascii="Times New Roman" w:hAnsi="Times New Roman" w:cs="Times New Roman"/>
        </w:rPr>
      </w:pPr>
    </w:p>
    <w:p w14:paraId="6B34A488" w14:textId="73111B22" w:rsidR="00E70776" w:rsidRPr="00E968B5" w:rsidRDefault="00AC0502" w:rsidP="0008360C">
      <w:pPr>
        <w:spacing w:line="360" w:lineRule="auto"/>
        <w:jc w:val="both"/>
        <w:rPr>
          <w:rFonts w:ascii="Times New Roman" w:hAnsi="Times New Roman" w:cs="Times New Roman"/>
        </w:rPr>
      </w:pPr>
      <w:r>
        <w:rPr>
          <w:rFonts w:ascii="Times New Roman" w:hAnsi="Times New Roman" w:cs="Times New Roman"/>
        </w:rPr>
        <w:tab/>
      </w:r>
      <w:r w:rsidR="009F4AF5" w:rsidRPr="00E968B5">
        <w:rPr>
          <w:rFonts w:ascii="Times New Roman" w:hAnsi="Times New Roman" w:cs="Times New Roman"/>
        </w:rPr>
        <w:t xml:space="preserve">The texts that </w:t>
      </w:r>
      <w:r w:rsidR="003F3709" w:rsidRPr="00E968B5">
        <w:rPr>
          <w:rFonts w:ascii="Times New Roman" w:hAnsi="Times New Roman" w:cs="Times New Roman"/>
        </w:rPr>
        <w:t>have been</w:t>
      </w:r>
      <w:r w:rsidR="009F4AF5" w:rsidRPr="00E968B5">
        <w:rPr>
          <w:rFonts w:ascii="Times New Roman" w:hAnsi="Times New Roman" w:cs="Times New Roman"/>
        </w:rPr>
        <w:t xml:space="preserve"> </w:t>
      </w:r>
      <w:r w:rsidR="003F3709" w:rsidRPr="00E968B5">
        <w:rPr>
          <w:rFonts w:ascii="Times New Roman" w:hAnsi="Times New Roman" w:cs="Times New Roman"/>
        </w:rPr>
        <w:t>passed down to</w:t>
      </w:r>
      <w:r w:rsidR="009F4AF5" w:rsidRPr="00E968B5">
        <w:rPr>
          <w:rFonts w:ascii="Times New Roman" w:hAnsi="Times New Roman" w:cs="Times New Roman"/>
        </w:rPr>
        <w:t xml:space="preserve"> us </w:t>
      </w:r>
      <w:r w:rsidR="00254349">
        <w:rPr>
          <w:rFonts w:ascii="Times New Roman" w:hAnsi="Times New Roman" w:cs="Times New Roman"/>
        </w:rPr>
        <w:t>over</w:t>
      </w:r>
      <w:r w:rsidR="00254349" w:rsidRPr="00E968B5">
        <w:rPr>
          <w:rFonts w:ascii="Times New Roman" w:hAnsi="Times New Roman" w:cs="Times New Roman"/>
        </w:rPr>
        <w:t xml:space="preserve"> </w:t>
      </w:r>
      <w:r w:rsidR="00145EA5" w:rsidRPr="00E968B5">
        <w:rPr>
          <w:rFonts w:ascii="Times New Roman" w:hAnsi="Times New Roman" w:cs="Times New Roman"/>
        </w:rPr>
        <w:t xml:space="preserve">time </w:t>
      </w:r>
      <w:r w:rsidR="003F3709" w:rsidRPr="00E968B5">
        <w:rPr>
          <w:rFonts w:ascii="Times New Roman" w:hAnsi="Times New Roman" w:cs="Times New Roman"/>
        </w:rPr>
        <w:t>via</w:t>
      </w:r>
      <w:r w:rsidR="009F4AF5" w:rsidRPr="00E968B5">
        <w:rPr>
          <w:rFonts w:ascii="Times New Roman" w:hAnsi="Times New Roman" w:cs="Times New Roman"/>
        </w:rPr>
        <w:t xml:space="preserve"> </w:t>
      </w:r>
      <w:r w:rsidR="00145EA5" w:rsidRPr="00E968B5">
        <w:rPr>
          <w:rFonts w:ascii="Times New Roman" w:hAnsi="Times New Roman" w:cs="Times New Roman"/>
        </w:rPr>
        <w:t xml:space="preserve">manuscript culture </w:t>
      </w:r>
      <w:r w:rsidR="009F4AF5" w:rsidRPr="00E968B5">
        <w:rPr>
          <w:rFonts w:ascii="Times New Roman" w:hAnsi="Times New Roman" w:cs="Times New Roman"/>
        </w:rPr>
        <w:t xml:space="preserve">were </w:t>
      </w:r>
      <w:r w:rsidR="003F3709" w:rsidRPr="00E968B5">
        <w:rPr>
          <w:rFonts w:ascii="Times New Roman" w:hAnsi="Times New Roman" w:cs="Times New Roman"/>
        </w:rPr>
        <w:t>transcribed</w:t>
      </w:r>
      <w:r w:rsidR="009F4AF5" w:rsidRPr="00E968B5">
        <w:rPr>
          <w:rFonts w:ascii="Times New Roman" w:hAnsi="Times New Roman" w:cs="Times New Roman"/>
        </w:rPr>
        <w:t xml:space="preserve"> </w:t>
      </w:r>
      <w:r w:rsidR="001474A4" w:rsidRPr="00E968B5">
        <w:rPr>
          <w:rFonts w:ascii="Times New Roman" w:hAnsi="Times New Roman" w:cs="Times New Roman"/>
        </w:rPr>
        <w:t xml:space="preserve">from </w:t>
      </w:r>
      <w:r w:rsidR="00145EA5" w:rsidRPr="00E968B5">
        <w:rPr>
          <w:rFonts w:ascii="Times New Roman" w:hAnsi="Times New Roman" w:cs="Times New Roman"/>
        </w:rPr>
        <w:t>witness</w:t>
      </w:r>
      <w:r w:rsidR="001474A4" w:rsidRPr="00E968B5">
        <w:rPr>
          <w:rFonts w:ascii="Times New Roman" w:hAnsi="Times New Roman" w:cs="Times New Roman"/>
        </w:rPr>
        <w:t xml:space="preserve"> to </w:t>
      </w:r>
      <w:r w:rsidR="00145EA5" w:rsidRPr="00E968B5">
        <w:rPr>
          <w:rFonts w:ascii="Times New Roman" w:hAnsi="Times New Roman" w:cs="Times New Roman"/>
        </w:rPr>
        <w:t>witness</w:t>
      </w:r>
      <w:r w:rsidR="001474A4" w:rsidRPr="00E968B5">
        <w:rPr>
          <w:rFonts w:ascii="Times New Roman" w:hAnsi="Times New Roman" w:cs="Times New Roman"/>
        </w:rPr>
        <w:t xml:space="preserve"> over </w:t>
      </w:r>
      <w:r w:rsidR="009F4AF5" w:rsidRPr="00E968B5">
        <w:rPr>
          <w:rFonts w:ascii="Times New Roman" w:hAnsi="Times New Roman" w:cs="Times New Roman"/>
        </w:rPr>
        <w:t xml:space="preserve">a long period of time. In </w:t>
      </w:r>
      <w:r w:rsidR="003F3709" w:rsidRPr="00E968B5">
        <w:rPr>
          <w:rFonts w:ascii="Times New Roman" w:hAnsi="Times New Roman" w:cs="Times New Roman"/>
        </w:rPr>
        <w:t xml:space="preserve">this </w:t>
      </w:r>
      <w:r w:rsidR="00A93687" w:rsidRPr="00E968B5">
        <w:rPr>
          <w:rFonts w:ascii="Times New Roman" w:hAnsi="Times New Roman" w:cs="Times New Roman"/>
        </w:rPr>
        <w:t>kind</w:t>
      </w:r>
      <w:r w:rsidR="003F3709" w:rsidRPr="00E968B5">
        <w:rPr>
          <w:rFonts w:ascii="Times New Roman" w:hAnsi="Times New Roman" w:cs="Times New Roman"/>
        </w:rPr>
        <w:t xml:space="preserve"> of </w:t>
      </w:r>
      <w:r w:rsidR="001474A4" w:rsidRPr="00E968B5">
        <w:rPr>
          <w:rFonts w:ascii="Times New Roman" w:hAnsi="Times New Roman" w:cs="Times New Roman"/>
        </w:rPr>
        <w:t>textual</w:t>
      </w:r>
      <w:r w:rsidR="009F4AF5" w:rsidRPr="00E968B5">
        <w:rPr>
          <w:rFonts w:ascii="Times New Roman" w:hAnsi="Times New Roman" w:cs="Times New Roman"/>
        </w:rPr>
        <w:t xml:space="preserve"> transmission (</w:t>
      </w:r>
      <w:proofErr w:type="spellStart"/>
      <w:r w:rsidR="009F4AF5" w:rsidRPr="00E968B5">
        <w:rPr>
          <w:rFonts w:ascii="Times New Roman" w:hAnsi="Times New Roman" w:cs="Times New Roman"/>
          <w:i/>
        </w:rPr>
        <w:t>Textüberlieferung</w:t>
      </w:r>
      <w:proofErr w:type="spellEnd"/>
      <w:r w:rsidR="009F4AF5" w:rsidRPr="00E968B5">
        <w:rPr>
          <w:rFonts w:ascii="Times New Roman" w:hAnsi="Times New Roman" w:cs="Times New Roman"/>
        </w:rPr>
        <w:t xml:space="preserve">), many </w:t>
      </w:r>
      <w:r w:rsidR="003F3709" w:rsidRPr="00E968B5">
        <w:rPr>
          <w:rFonts w:ascii="Times New Roman" w:hAnsi="Times New Roman" w:cs="Times New Roman"/>
        </w:rPr>
        <w:t xml:space="preserve">textual </w:t>
      </w:r>
      <w:r w:rsidR="009F4AF5" w:rsidRPr="00E968B5">
        <w:rPr>
          <w:rFonts w:ascii="Times New Roman" w:hAnsi="Times New Roman" w:cs="Times New Roman"/>
        </w:rPr>
        <w:t>varia</w:t>
      </w:r>
      <w:r w:rsidR="003F3709" w:rsidRPr="00E968B5">
        <w:rPr>
          <w:rFonts w:ascii="Times New Roman" w:hAnsi="Times New Roman" w:cs="Times New Roman"/>
        </w:rPr>
        <w:t>tions</w:t>
      </w:r>
      <w:r w:rsidR="009F4AF5" w:rsidRPr="00E968B5">
        <w:rPr>
          <w:rFonts w:ascii="Times New Roman" w:hAnsi="Times New Roman" w:cs="Times New Roman"/>
        </w:rPr>
        <w:t xml:space="preserve"> </w:t>
      </w:r>
      <w:r w:rsidR="003F3709" w:rsidRPr="00E968B5">
        <w:rPr>
          <w:rFonts w:ascii="Times New Roman" w:hAnsi="Times New Roman" w:cs="Times New Roman"/>
        </w:rPr>
        <w:t xml:space="preserve">appear </w:t>
      </w:r>
      <w:r w:rsidR="009F4AF5" w:rsidRPr="00E968B5">
        <w:rPr>
          <w:rFonts w:ascii="Times New Roman" w:hAnsi="Times New Roman" w:cs="Times New Roman"/>
        </w:rPr>
        <w:t>in the text</w:t>
      </w:r>
      <w:r w:rsidR="00254349">
        <w:rPr>
          <w:rFonts w:ascii="Times New Roman" w:hAnsi="Times New Roman" w:cs="Times New Roman"/>
        </w:rPr>
        <w:t>, which are</w:t>
      </w:r>
      <w:r w:rsidR="009F4AF5" w:rsidRPr="00E968B5">
        <w:rPr>
          <w:rFonts w:ascii="Times New Roman" w:hAnsi="Times New Roman" w:cs="Times New Roman"/>
        </w:rPr>
        <w:t xml:space="preserve"> called </w:t>
      </w:r>
      <w:r w:rsidR="005C3EF0">
        <w:rPr>
          <w:rFonts w:ascii="Times New Roman" w:hAnsi="Times New Roman" w:cs="Times New Roman"/>
        </w:rPr>
        <w:t xml:space="preserve">(variant) </w:t>
      </w:r>
      <w:r w:rsidR="003F3709" w:rsidRPr="00E968B5">
        <w:rPr>
          <w:rFonts w:ascii="Times New Roman" w:hAnsi="Times New Roman" w:cs="Times New Roman"/>
        </w:rPr>
        <w:t>readings</w:t>
      </w:r>
      <w:r w:rsidR="009F4AF5" w:rsidRPr="00E968B5">
        <w:rPr>
          <w:rFonts w:ascii="Times New Roman" w:hAnsi="Times New Roman" w:cs="Times New Roman"/>
        </w:rPr>
        <w:t xml:space="preserve"> (</w:t>
      </w:r>
      <w:proofErr w:type="spellStart"/>
      <w:r w:rsidR="009F4AF5" w:rsidRPr="00E968B5">
        <w:rPr>
          <w:rFonts w:ascii="Times New Roman" w:hAnsi="Times New Roman" w:cs="Times New Roman"/>
          <w:i/>
        </w:rPr>
        <w:t>Lesarten</w:t>
      </w:r>
      <w:proofErr w:type="spellEnd"/>
      <w:r w:rsidR="009F4AF5" w:rsidRPr="00E968B5">
        <w:rPr>
          <w:rFonts w:ascii="Times New Roman" w:hAnsi="Times New Roman" w:cs="Times New Roman"/>
        </w:rPr>
        <w:t>) or variants (</w:t>
      </w:r>
      <w:proofErr w:type="spellStart"/>
      <w:r w:rsidR="009F4AF5" w:rsidRPr="00E968B5">
        <w:rPr>
          <w:rFonts w:ascii="Times New Roman" w:hAnsi="Times New Roman" w:cs="Times New Roman"/>
          <w:i/>
        </w:rPr>
        <w:t>Überlieferungsvarianten</w:t>
      </w:r>
      <w:proofErr w:type="spellEnd"/>
      <w:r w:rsidR="009F4AF5" w:rsidRPr="00E968B5">
        <w:rPr>
          <w:rFonts w:ascii="Times New Roman" w:hAnsi="Times New Roman" w:cs="Times New Roman"/>
        </w:rPr>
        <w:t>). Vari</w:t>
      </w:r>
      <w:r w:rsidR="003F3709" w:rsidRPr="00E968B5">
        <w:rPr>
          <w:rFonts w:ascii="Times New Roman" w:hAnsi="Times New Roman" w:cs="Times New Roman"/>
        </w:rPr>
        <w:t>ant</w:t>
      </w:r>
      <w:r w:rsidR="00145EA5" w:rsidRPr="00E968B5">
        <w:rPr>
          <w:rFonts w:ascii="Times New Roman" w:hAnsi="Times New Roman" w:cs="Times New Roman"/>
        </w:rPr>
        <w:t xml:space="preserve"> reading</w:t>
      </w:r>
      <w:r w:rsidR="003F3709" w:rsidRPr="00E968B5">
        <w:rPr>
          <w:rFonts w:ascii="Times New Roman" w:hAnsi="Times New Roman" w:cs="Times New Roman"/>
        </w:rPr>
        <w:t>s</w:t>
      </w:r>
      <w:r w:rsidR="009F4AF5" w:rsidRPr="00E968B5">
        <w:rPr>
          <w:rFonts w:ascii="Times New Roman" w:hAnsi="Times New Roman" w:cs="Times New Roman"/>
        </w:rPr>
        <w:t xml:space="preserve"> can be merely </w:t>
      </w:r>
      <w:r w:rsidR="003F3709" w:rsidRPr="00E968B5">
        <w:rPr>
          <w:rFonts w:ascii="Times New Roman" w:hAnsi="Times New Roman" w:cs="Times New Roman"/>
        </w:rPr>
        <w:t>scribal mistakes or “</w:t>
      </w:r>
      <w:r w:rsidR="009F4AF5" w:rsidRPr="00E968B5">
        <w:rPr>
          <w:rFonts w:ascii="Times New Roman" w:hAnsi="Times New Roman" w:cs="Times New Roman"/>
        </w:rPr>
        <w:t>errors</w:t>
      </w:r>
      <w:r w:rsidR="003F3709" w:rsidRPr="00E968B5">
        <w:rPr>
          <w:rFonts w:ascii="Times New Roman" w:hAnsi="Times New Roman" w:cs="Times New Roman"/>
        </w:rPr>
        <w:t>”</w:t>
      </w:r>
      <w:r w:rsidR="00145EA5" w:rsidRPr="00E968B5">
        <w:rPr>
          <w:rFonts w:ascii="Times New Roman" w:hAnsi="Times New Roman" w:cs="Times New Roman"/>
        </w:rPr>
        <w:t>, but</w:t>
      </w:r>
      <w:r w:rsidR="009F4AF5" w:rsidRPr="00E968B5">
        <w:rPr>
          <w:rFonts w:ascii="Times New Roman" w:hAnsi="Times New Roman" w:cs="Times New Roman"/>
        </w:rPr>
        <w:t xml:space="preserve"> </w:t>
      </w:r>
      <w:r w:rsidR="003F3709" w:rsidRPr="00E968B5">
        <w:rPr>
          <w:rFonts w:ascii="Times New Roman" w:hAnsi="Times New Roman" w:cs="Times New Roman"/>
        </w:rPr>
        <w:t xml:space="preserve">even </w:t>
      </w:r>
      <w:r w:rsidR="009F4AF5" w:rsidRPr="00E968B5">
        <w:rPr>
          <w:rFonts w:ascii="Times New Roman" w:hAnsi="Times New Roman" w:cs="Times New Roman"/>
        </w:rPr>
        <w:t xml:space="preserve">these can range from using the wrong letter to the </w:t>
      </w:r>
      <w:r w:rsidR="003F3709" w:rsidRPr="00E968B5">
        <w:rPr>
          <w:rFonts w:ascii="Times New Roman" w:hAnsi="Times New Roman" w:cs="Times New Roman"/>
        </w:rPr>
        <w:t xml:space="preserve">omission of an </w:t>
      </w:r>
      <w:r w:rsidR="009F4AF5" w:rsidRPr="00E968B5">
        <w:rPr>
          <w:rFonts w:ascii="Times New Roman" w:hAnsi="Times New Roman" w:cs="Times New Roman"/>
        </w:rPr>
        <w:t>entire line. Variants</w:t>
      </w:r>
      <w:r w:rsidR="003F3709" w:rsidRPr="00E968B5">
        <w:rPr>
          <w:rFonts w:ascii="Times New Roman" w:hAnsi="Times New Roman" w:cs="Times New Roman"/>
        </w:rPr>
        <w:t>, however</w:t>
      </w:r>
      <w:r w:rsidR="00145EA5" w:rsidRPr="00E968B5">
        <w:rPr>
          <w:rFonts w:ascii="Times New Roman" w:hAnsi="Times New Roman" w:cs="Times New Roman"/>
        </w:rPr>
        <w:t>,</w:t>
      </w:r>
      <w:r w:rsidR="009F4AF5" w:rsidRPr="00E968B5">
        <w:rPr>
          <w:rFonts w:ascii="Times New Roman" w:hAnsi="Times New Roman" w:cs="Times New Roman"/>
        </w:rPr>
        <w:t xml:space="preserve"> can also be the </w:t>
      </w:r>
      <w:r w:rsidR="003F3709" w:rsidRPr="00E968B5">
        <w:rPr>
          <w:rFonts w:ascii="Times New Roman" w:hAnsi="Times New Roman" w:cs="Times New Roman"/>
        </w:rPr>
        <w:t>scribe’</w:t>
      </w:r>
      <w:r w:rsidR="009F4AF5" w:rsidRPr="00E968B5">
        <w:rPr>
          <w:rFonts w:ascii="Times New Roman" w:hAnsi="Times New Roman" w:cs="Times New Roman"/>
        </w:rPr>
        <w:t xml:space="preserve">s </w:t>
      </w:r>
      <w:r w:rsidR="00254349">
        <w:rPr>
          <w:rFonts w:ascii="Times New Roman" w:hAnsi="Times New Roman" w:cs="Times New Roman"/>
        </w:rPr>
        <w:t>intentional</w:t>
      </w:r>
      <w:r w:rsidR="00254349" w:rsidRPr="00E968B5">
        <w:rPr>
          <w:rFonts w:ascii="Times New Roman" w:hAnsi="Times New Roman" w:cs="Times New Roman"/>
        </w:rPr>
        <w:t xml:space="preserve"> </w:t>
      </w:r>
      <w:r w:rsidR="009F4AF5" w:rsidRPr="00E968B5">
        <w:rPr>
          <w:rFonts w:ascii="Times New Roman" w:hAnsi="Times New Roman" w:cs="Times New Roman"/>
        </w:rPr>
        <w:t xml:space="preserve">modifications of </w:t>
      </w:r>
      <w:r w:rsidR="00254349">
        <w:rPr>
          <w:rFonts w:ascii="Times New Roman" w:hAnsi="Times New Roman" w:cs="Times New Roman"/>
        </w:rPr>
        <w:t xml:space="preserve">the </w:t>
      </w:r>
      <w:r w:rsidR="009F4AF5" w:rsidRPr="00E968B5">
        <w:rPr>
          <w:rFonts w:ascii="Times New Roman" w:hAnsi="Times New Roman" w:cs="Times New Roman"/>
        </w:rPr>
        <w:t xml:space="preserve">text, </w:t>
      </w:r>
      <w:r w:rsidR="00D638CE" w:rsidRPr="00E968B5">
        <w:rPr>
          <w:rFonts w:ascii="Times New Roman" w:hAnsi="Times New Roman" w:cs="Times New Roman"/>
        </w:rPr>
        <w:t xml:space="preserve">including anything </w:t>
      </w:r>
      <w:r w:rsidR="009F4AF5" w:rsidRPr="00E968B5">
        <w:rPr>
          <w:rFonts w:ascii="Times New Roman" w:hAnsi="Times New Roman" w:cs="Times New Roman"/>
        </w:rPr>
        <w:t>from orthographic differences and various word form</w:t>
      </w:r>
      <w:r w:rsidR="00D638CE" w:rsidRPr="00E968B5">
        <w:rPr>
          <w:rFonts w:ascii="Times New Roman" w:hAnsi="Times New Roman" w:cs="Times New Roman"/>
        </w:rPr>
        <w:t>s</w:t>
      </w:r>
      <w:r w:rsidR="009F4AF5" w:rsidRPr="00E968B5">
        <w:rPr>
          <w:rFonts w:ascii="Times New Roman" w:hAnsi="Times New Roman" w:cs="Times New Roman"/>
        </w:rPr>
        <w:t xml:space="preserve"> to major interventions in the text, such as additions, </w:t>
      </w:r>
      <w:r w:rsidR="00D638CE" w:rsidRPr="00E968B5">
        <w:rPr>
          <w:rFonts w:ascii="Times New Roman" w:hAnsi="Times New Roman" w:cs="Times New Roman"/>
        </w:rPr>
        <w:t>omissions</w:t>
      </w:r>
      <w:r w:rsidR="009F4AF5" w:rsidRPr="00E968B5">
        <w:rPr>
          <w:rFonts w:ascii="Times New Roman" w:hAnsi="Times New Roman" w:cs="Times New Roman"/>
        </w:rPr>
        <w:t>, word order changes, transposition</w:t>
      </w:r>
      <w:r w:rsidR="00D638CE" w:rsidRPr="00E968B5">
        <w:rPr>
          <w:rFonts w:ascii="Times New Roman" w:hAnsi="Times New Roman" w:cs="Times New Roman"/>
        </w:rPr>
        <w:t>s</w:t>
      </w:r>
      <w:r w:rsidR="009F4AF5" w:rsidRPr="00E968B5">
        <w:rPr>
          <w:rFonts w:ascii="Times New Roman" w:hAnsi="Times New Roman" w:cs="Times New Roman"/>
        </w:rPr>
        <w:t xml:space="preserve"> of whole paragraphs or </w:t>
      </w:r>
      <w:r w:rsidR="00BF7AD3" w:rsidRPr="00E968B5">
        <w:rPr>
          <w:rFonts w:ascii="Times New Roman" w:hAnsi="Times New Roman" w:cs="Times New Roman"/>
        </w:rPr>
        <w:t>stanzas</w:t>
      </w:r>
      <w:r w:rsidR="009F4AF5" w:rsidRPr="00E968B5">
        <w:rPr>
          <w:rFonts w:ascii="Times New Roman" w:hAnsi="Times New Roman" w:cs="Times New Roman"/>
        </w:rPr>
        <w:t>, etc.</w:t>
      </w:r>
      <w:r w:rsidR="001C49C7" w:rsidRPr="00E968B5">
        <w:rPr>
          <w:rFonts w:ascii="Times New Roman" w:hAnsi="Times New Roman" w:cs="Times New Roman"/>
        </w:rPr>
        <w:t xml:space="preserve"> </w:t>
      </w:r>
      <w:r w:rsidR="00BF7AD3" w:rsidRPr="00E968B5">
        <w:rPr>
          <w:rFonts w:ascii="Times New Roman" w:hAnsi="Times New Roman" w:cs="Times New Roman"/>
        </w:rPr>
        <w:t xml:space="preserve">Textual variance also occurs in printed texts in general, </w:t>
      </w:r>
      <w:r w:rsidR="00145EA5" w:rsidRPr="00E968B5">
        <w:rPr>
          <w:rFonts w:ascii="Times New Roman" w:hAnsi="Times New Roman" w:cs="Times New Roman"/>
        </w:rPr>
        <w:t xml:space="preserve">that is, </w:t>
      </w:r>
      <w:r w:rsidR="00BF7AD3" w:rsidRPr="00E968B5">
        <w:rPr>
          <w:rFonts w:ascii="Times New Roman" w:hAnsi="Times New Roman" w:cs="Times New Roman"/>
        </w:rPr>
        <w:t xml:space="preserve">in the culture of </w:t>
      </w:r>
      <w:r w:rsidR="00595C55">
        <w:rPr>
          <w:rFonts w:ascii="Times New Roman" w:hAnsi="Times New Roman" w:cs="Times New Roman"/>
        </w:rPr>
        <w:t>the</w:t>
      </w:r>
      <w:r w:rsidR="00595C55" w:rsidRPr="00E968B5">
        <w:rPr>
          <w:rFonts w:ascii="Times New Roman" w:hAnsi="Times New Roman" w:cs="Times New Roman"/>
        </w:rPr>
        <w:t xml:space="preserve"> </w:t>
      </w:r>
      <w:r w:rsidR="00BF7AD3" w:rsidRPr="00E968B5">
        <w:rPr>
          <w:rFonts w:ascii="Times New Roman" w:hAnsi="Times New Roman" w:cs="Times New Roman"/>
        </w:rPr>
        <w:t>printed book: as soon as the same text is published again, variant</w:t>
      </w:r>
      <w:r w:rsidR="00145EA5" w:rsidRPr="00E968B5">
        <w:rPr>
          <w:rFonts w:ascii="Times New Roman" w:hAnsi="Times New Roman" w:cs="Times New Roman"/>
        </w:rPr>
        <w:t xml:space="preserve"> readings</w:t>
      </w:r>
      <w:r w:rsidR="00BF7AD3" w:rsidRPr="00E968B5">
        <w:rPr>
          <w:rFonts w:ascii="Times New Roman" w:hAnsi="Times New Roman" w:cs="Times New Roman"/>
        </w:rPr>
        <w:t xml:space="preserve"> start to appear, </w:t>
      </w:r>
      <w:r w:rsidR="00CB1CB9">
        <w:rPr>
          <w:rFonts w:ascii="Times New Roman" w:hAnsi="Times New Roman" w:cs="Times New Roman"/>
        </w:rPr>
        <w:t>albeit</w:t>
      </w:r>
      <w:r w:rsidR="00CB1CB9" w:rsidRPr="00E968B5">
        <w:rPr>
          <w:rFonts w:ascii="Times New Roman" w:hAnsi="Times New Roman" w:cs="Times New Roman"/>
        </w:rPr>
        <w:t xml:space="preserve"> </w:t>
      </w:r>
      <w:r w:rsidR="00145EA5" w:rsidRPr="00E968B5">
        <w:rPr>
          <w:rFonts w:ascii="Times New Roman" w:hAnsi="Times New Roman" w:cs="Times New Roman"/>
        </w:rPr>
        <w:t xml:space="preserve">not quite </w:t>
      </w:r>
      <w:r w:rsidR="00595C55">
        <w:rPr>
          <w:rFonts w:ascii="Times New Roman" w:hAnsi="Times New Roman" w:cs="Times New Roman"/>
        </w:rPr>
        <w:t>as</w:t>
      </w:r>
      <w:r w:rsidR="00595C55" w:rsidRPr="00E968B5">
        <w:rPr>
          <w:rFonts w:ascii="Times New Roman" w:hAnsi="Times New Roman" w:cs="Times New Roman"/>
        </w:rPr>
        <w:t xml:space="preserve"> </w:t>
      </w:r>
      <w:r w:rsidR="00145EA5" w:rsidRPr="00E968B5">
        <w:rPr>
          <w:rFonts w:ascii="Times New Roman" w:hAnsi="Times New Roman" w:cs="Times New Roman"/>
        </w:rPr>
        <w:t>extensively as</w:t>
      </w:r>
      <w:r w:rsidR="00BF7AD3" w:rsidRPr="00E968B5">
        <w:rPr>
          <w:rFonts w:ascii="Times New Roman" w:hAnsi="Times New Roman" w:cs="Times New Roman"/>
        </w:rPr>
        <w:t xml:space="preserve"> in the handwritten tradition. Since very few medieval manuscript texts are preserved in the Slovenian language, the problem of textual variation in Slovenian </w:t>
      </w:r>
      <w:r w:rsidR="00C6581F" w:rsidRPr="00E968B5">
        <w:rPr>
          <w:rFonts w:ascii="Times New Roman" w:hAnsi="Times New Roman" w:cs="Times New Roman"/>
        </w:rPr>
        <w:t>only</w:t>
      </w:r>
      <w:r w:rsidR="00BF7AD3" w:rsidRPr="00E968B5">
        <w:rPr>
          <w:rFonts w:ascii="Times New Roman" w:hAnsi="Times New Roman" w:cs="Times New Roman"/>
        </w:rPr>
        <w:t xml:space="preserve"> appears in the early </w:t>
      </w:r>
      <w:r w:rsidR="003B6DDC" w:rsidRPr="00E968B5">
        <w:rPr>
          <w:rFonts w:ascii="Times New Roman" w:hAnsi="Times New Roman" w:cs="Times New Roman"/>
        </w:rPr>
        <w:t>modern age</w:t>
      </w:r>
      <w:r w:rsidR="00BF7AD3" w:rsidRPr="00E968B5">
        <w:rPr>
          <w:rFonts w:ascii="Times New Roman" w:hAnsi="Times New Roman" w:cs="Times New Roman"/>
        </w:rPr>
        <w:t xml:space="preserve">, especially in the Baroque era. </w:t>
      </w:r>
      <w:r w:rsidR="003B6DDC" w:rsidRPr="00E968B5">
        <w:rPr>
          <w:rFonts w:ascii="Times New Roman" w:hAnsi="Times New Roman" w:cs="Times New Roman"/>
        </w:rPr>
        <w:t>Among t</w:t>
      </w:r>
      <w:r w:rsidR="00BF7AD3" w:rsidRPr="00E968B5">
        <w:rPr>
          <w:rFonts w:ascii="Times New Roman" w:hAnsi="Times New Roman" w:cs="Times New Roman"/>
        </w:rPr>
        <w:t xml:space="preserve">he most common examples </w:t>
      </w:r>
      <w:r w:rsidR="003B6DDC" w:rsidRPr="00E968B5">
        <w:rPr>
          <w:rFonts w:ascii="Times New Roman" w:hAnsi="Times New Roman" w:cs="Times New Roman"/>
        </w:rPr>
        <w:t xml:space="preserve">of the </w:t>
      </w:r>
      <w:r w:rsidR="00BF7AD3" w:rsidRPr="00E968B5">
        <w:rPr>
          <w:rFonts w:ascii="Times New Roman" w:hAnsi="Times New Roman" w:cs="Times New Roman"/>
        </w:rPr>
        <w:t>Sloven</w:t>
      </w:r>
      <w:r w:rsidR="003B6DDC" w:rsidRPr="00E968B5">
        <w:rPr>
          <w:rFonts w:ascii="Times New Roman" w:hAnsi="Times New Roman" w:cs="Times New Roman"/>
        </w:rPr>
        <w:t>ian</w:t>
      </w:r>
      <w:r w:rsidR="00BF7AD3" w:rsidRPr="00E968B5">
        <w:rPr>
          <w:rFonts w:ascii="Times New Roman" w:hAnsi="Times New Roman" w:cs="Times New Roman"/>
        </w:rPr>
        <w:t xml:space="preserve"> </w:t>
      </w:r>
      <w:r w:rsidR="003B6DDC" w:rsidRPr="00E968B5">
        <w:rPr>
          <w:rFonts w:ascii="Times New Roman" w:hAnsi="Times New Roman" w:cs="Times New Roman"/>
        </w:rPr>
        <w:t xml:space="preserve">transcription </w:t>
      </w:r>
      <w:r w:rsidR="00BF7AD3" w:rsidRPr="00E968B5">
        <w:rPr>
          <w:rFonts w:ascii="Times New Roman" w:hAnsi="Times New Roman" w:cs="Times New Roman"/>
        </w:rPr>
        <w:t xml:space="preserve">tradition </w:t>
      </w:r>
      <w:r w:rsidR="00C6581F" w:rsidRPr="00E968B5">
        <w:rPr>
          <w:rFonts w:ascii="Times New Roman" w:hAnsi="Times New Roman" w:cs="Times New Roman"/>
        </w:rPr>
        <w:t xml:space="preserve">are those </w:t>
      </w:r>
      <w:r w:rsidR="00BF7AD3" w:rsidRPr="00E968B5">
        <w:rPr>
          <w:rFonts w:ascii="Times New Roman" w:hAnsi="Times New Roman" w:cs="Times New Roman"/>
        </w:rPr>
        <w:t xml:space="preserve">of </w:t>
      </w:r>
      <w:r w:rsidR="003B6DDC" w:rsidRPr="00E968B5">
        <w:rPr>
          <w:rFonts w:ascii="Times New Roman" w:hAnsi="Times New Roman" w:cs="Times New Roman"/>
        </w:rPr>
        <w:t xml:space="preserve">the </w:t>
      </w:r>
      <w:r w:rsidR="00225518">
        <w:rPr>
          <w:rFonts w:ascii="Times New Roman" w:hAnsi="Times New Roman" w:cs="Times New Roman"/>
        </w:rPr>
        <w:t>B</w:t>
      </w:r>
      <w:r w:rsidR="00BF7AD3" w:rsidRPr="00E968B5">
        <w:rPr>
          <w:rFonts w:ascii="Times New Roman" w:hAnsi="Times New Roman" w:cs="Times New Roman"/>
        </w:rPr>
        <w:t xml:space="preserve">aroque texts </w:t>
      </w:r>
      <w:r w:rsidR="003B6DDC" w:rsidRPr="00E968B5">
        <w:rPr>
          <w:rFonts w:ascii="Times New Roman" w:hAnsi="Times New Roman" w:cs="Times New Roman"/>
        </w:rPr>
        <w:t>of</w:t>
      </w:r>
      <w:r w:rsidR="00BF7AD3" w:rsidRPr="00E968B5">
        <w:rPr>
          <w:rFonts w:ascii="Times New Roman" w:hAnsi="Times New Roman" w:cs="Times New Roman"/>
        </w:rPr>
        <w:t xml:space="preserve"> the </w:t>
      </w:r>
      <w:r w:rsidR="003B6DDC" w:rsidRPr="00E968B5">
        <w:rPr>
          <w:rFonts w:ascii="Times New Roman" w:hAnsi="Times New Roman" w:cs="Times New Roman"/>
        </w:rPr>
        <w:t>eighteenth and nineteen</w:t>
      </w:r>
      <w:r w:rsidR="00BF7AD3" w:rsidRPr="00E968B5">
        <w:rPr>
          <w:rFonts w:ascii="Times New Roman" w:hAnsi="Times New Roman" w:cs="Times New Roman"/>
        </w:rPr>
        <w:t>th centuries</w:t>
      </w:r>
      <w:r w:rsidR="00225518">
        <w:rPr>
          <w:rFonts w:ascii="Times New Roman" w:hAnsi="Times New Roman" w:cs="Times New Roman"/>
        </w:rPr>
        <w:t>.</w:t>
      </w:r>
      <w:r w:rsidR="00BF7AD3" w:rsidRPr="00E968B5">
        <w:rPr>
          <w:rFonts w:ascii="Times New Roman" w:hAnsi="Times New Roman" w:cs="Times New Roman"/>
        </w:rPr>
        <w:t xml:space="preserve"> </w:t>
      </w:r>
      <w:r w:rsidR="00225518">
        <w:rPr>
          <w:rFonts w:ascii="Times New Roman" w:hAnsi="Times New Roman" w:cs="Times New Roman"/>
        </w:rPr>
        <w:t>Among</w:t>
      </w:r>
      <w:r w:rsidR="00BF7AD3" w:rsidRPr="00E968B5">
        <w:rPr>
          <w:rFonts w:ascii="Times New Roman" w:hAnsi="Times New Roman" w:cs="Times New Roman"/>
        </w:rPr>
        <w:t xml:space="preserve"> prose texts, for example, </w:t>
      </w:r>
      <w:r w:rsidR="00C6581F" w:rsidRPr="00E968B5">
        <w:rPr>
          <w:rFonts w:ascii="Times New Roman" w:hAnsi="Times New Roman" w:cs="Times New Roman"/>
        </w:rPr>
        <w:t xml:space="preserve">the </w:t>
      </w:r>
      <w:proofErr w:type="spellStart"/>
      <w:r w:rsidR="00436F77" w:rsidRPr="00E968B5">
        <w:rPr>
          <w:rFonts w:ascii="Times New Roman" w:hAnsi="Times New Roman" w:cs="Times New Roman"/>
          <w:i/>
        </w:rPr>
        <w:t>Črnovrški</w:t>
      </w:r>
      <w:proofErr w:type="spellEnd"/>
      <w:r w:rsidR="00436F77" w:rsidRPr="00E968B5">
        <w:rPr>
          <w:rFonts w:ascii="Times New Roman" w:hAnsi="Times New Roman" w:cs="Times New Roman"/>
          <w:i/>
        </w:rPr>
        <w:t xml:space="preserve"> M</w:t>
      </w:r>
      <w:r w:rsidR="00BF7AD3" w:rsidRPr="00E968B5">
        <w:rPr>
          <w:rFonts w:ascii="Times New Roman" w:hAnsi="Times New Roman" w:cs="Times New Roman"/>
          <w:i/>
        </w:rPr>
        <w:t>anuscript</w:t>
      </w:r>
      <w:r w:rsidR="00C6581F" w:rsidRPr="00E968B5">
        <w:rPr>
          <w:rFonts w:ascii="Times New Roman" w:hAnsi="Times New Roman" w:cs="Times New Roman"/>
        </w:rPr>
        <w:t>,</w:t>
      </w:r>
      <w:r w:rsidR="00C6581F" w:rsidRPr="00E968B5">
        <w:rPr>
          <w:rStyle w:val="FootnoteReference"/>
          <w:rFonts w:ascii="Times New Roman" w:hAnsi="Times New Roman" w:cs="Times New Roman"/>
        </w:rPr>
        <w:footnoteReference w:id="4"/>
      </w:r>
      <w:r w:rsidR="00BF7AD3" w:rsidRPr="00E968B5">
        <w:rPr>
          <w:rFonts w:ascii="Times New Roman" w:hAnsi="Times New Roman" w:cs="Times New Roman"/>
        </w:rPr>
        <w:t xml:space="preserve"> </w:t>
      </w:r>
      <w:r w:rsidR="00C6581F" w:rsidRPr="00E968B5">
        <w:rPr>
          <w:rFonts w:ascii="Times New Roman" w:hAnsi="Times New Roman" w:cs="Times New Roman"/>
        </w:rPr>
        <w:t xml:space="preserve">the </w:t>
      </w:r>
      <w:r w:rsidR="00BF7AD3" w:rsidRPr="00E968B5">
        <w:rPr>
          <w:rFonts w:ascii="Times New Roman" w:hAnsi="Times New Roman" w:cs="Times New Roman"/>
        </w:rPr>
        <w:t>manuscripts on</w:t>
      </w:r>
      <w:r w:rsidR="00225518">
        <w:rPr>
          <w:rFonts w:ascii="Times New Roman" w:hAnsi="Times New Roman" w:cs="Times New Roman"/>
        </w:rPr>
        <w:t xml:space="preserve"> the</w:t>
      </w:r>
      <w:r w:rsidR="00BF7AD3" w:rsidRPr="00E968B5">
        <w:rPr>
          <w:rFonts w:ascii="Times New Roman" w:hAnsi="Times New Roman" w:cs="Times New Roman"/>
        </w:rPr>
        <w:t xml:space="preserve"> </w:t>
      </w:r>
      <w:proofErr w:type="spellStart"/>
      <w:r w:rsidR="00BF7AD3" w:rsidRPr="00E968B5">
        <w:rPr>
          <w:rFonts w:ascii="Times New Roman" w:hAnsi="Times New Roman" w:cs="Times New Roman"/>
          <w:i/>
        </w:rPr>
        <w:t>Antikrist</w:t>
      </w:r>
      <w:proofErr w:type="spellEnd"/>
      <w:r w:rsidR="00C6581F" w:rsidRPr="00E968B5">
        <w:rPr>
          <w:rStyle w:val="FootnoteReference"/>
          <w:rFonts w:ascii="Times New Roman" w:hAnsi="Times New Roman" w:cs="Times New Roman"/>
        </w:rPr>
        <w:footnoteReference w:id="5"/>
      </w:r>
      <w:r w:rsidR="00BF7AD3" w:rsidRPr="00E968B5">
        <w:rPr>
          <w:rFonts w:ascii="Times New Roman" w:hAnsi="Times New Roman" w:cs="Times New Roman"/>
          <w:i/>
        </w:rPr>
        <w:t xml:space="preserve"> </w:t>
      </w:r>
      <w:r w:rsidR="00BF7AD3" w:rsidRPr="00E968B5">
        <w:rPr>
          <w:rFonts w:ascii="Times New Roman" w:hAnsi="Times New Roman" w:cs="Times New Roman"/>
        </w:rPr>
        <w:t xml:space="preserve">and </w:t>
      </w:r>
      <w:r w:rsidR="00C6581F" w:rsidRPr="00E968B5">
        <w:rPr>
          <w:rFonts w:ascii="Times New Roman" w:hAnsi="Times New Roman" w:cs="Times New Roman"/>
        </w:rPr>
        <w:t xml:space="preserve">the </w:t>
      </w:r>
      <w:proofErr w:type="spellStart"/>
      <w:r w:rsidR="00BF7AD3" w:rsidRPr="00E968B5">
        <w:rPr>
          <w:rFonts w:ascii="Times New Roman" w:hAnsi="Times New Roman" w:cs="Times New Roman"/>
          <w:i/>
        </w:rPr>
        <w:t>Poljan</w:t>
      </w:r>
      <w:r w:rsidR="00C6581F" w:rsidRPr="00E968B5">
        <w:rPr>
          <w:rFonts w:ascii="Times New Roman" w:hAnsi="Times New Roman" w:cs="Times New Roman"/>
          <w:i/>
        </w:rPr>
        <w:t>e</w:t>
      </w:r>
      <w:proofErr w:type="spellEnd"/>
      <w:r w:rsidR="00436F77" w:rsidRPr="00E968B5">
        <w:rPr>
          <w:rFonts w:ascii="Times New Roman" w:hAnsi="Times New Roman" w:cs="Times New Roman"/>
          <w:i/>
        </w:rPr>
        <w:t xml:space="preserve"> M</w:t>
      </w:r>
      <w:r w:rsidR="00BF7AD3" w:rsidRPr="00E968B5">
        <w:rPr>
          <w:rFonts w:ascii="Times New Roman" w:hAnsi="Times New Roman" w:cs="Times New Roman"/>
          <w:i/>
        </w:rPr>
        <w:t>anuscript</w:t>
      </w:r>
      <w:r w:rsidR="00C6581F" w:rsidRPr="00E968B5">
        <w:rPr>
          <w:rStyle w:val="FootnoteReference"/>
          <w:rFonts w:ascii="Times New Roman" w:hAnsi="Times New Roman" w:cs="Times New Roman"/>
        </w:rPr>
        <w:footnoteReference w:id="6"/>
      </w:r>
      <w:r w:rsidR="00BF7AD3" w:rsidRPr="00E968B5">
        <w:rPr>
          <w:rFonts w:ascii="Times New Roman" w:hAnsi="Times New Roman" w:cs="Times New Roman"/>
        </w:rPr>
        <w:t xml:space="preserve"> </w:t>
      </w:r>
      <w:r w:rsidR="00436F77" w:rsidRPr="00E968B5">
        <w:rPr>
          <w:rFonts w:ascii="Times New Roman" w:hAnsi="Times New Roman" w:cs="Times New Roman"/>
        </w:rPr>
        <w:t xml:space="preserve">are </w:t>
      </w:r>
      <w:r w:rsidR="00436F77" w:rsidRPr="009B00E2">
        <w:rPr>
          <w:rFonts w:ascii="Times New Roman" w:hAnsi="Times New Roman" w:cs="Times New Roman"/>
        </w:rPr>
        <w:t>mentioned</w:t>
      </w:r>
      <w:r w:rsidR="00436F77" w:rsidRPr="00E968B5">
        <w:rPr>
          <w:rFonts w:ascii="Times New Roman" w:hAnsi="Times New Roman" w:cs="Times New Roman"/>
        </w:rPr>
        <w:t xml:space="preserve"> in the </w:t>
      </w:r>
      <w:r w:rsidR="00225518">
        <w:rPr>
          <w:rFonts w:ascii="Times New Roman" w:hAnsi="Times New Roman" w:cs="Times New Roman"/>
        </w:rPr>
        <w:t xml:space="preserve">present </w:t>
      </w:r>
      <w:r w:rsidR="00436F77" w:rsidRPr="00E968B5">
        <w:rPr>
          <w:rFonts w:ascii="Times New Roman" w:hAnsi="Times New Roman" w:cs="Times New Roman"/>
        </w:rPr>
        <w:t>paper,</w:t>
      </w:r>
      <w:r w:rsidR="006B0ED1">
        <w:rPr>
          <w:rFonts w:ascii="Times New Roman" w:hAnsi="Times New Roman" w:cs="Times New Roman"/>
        </w:rPr>
        <w:t xml:space="preserve"> while</w:t>
      </w:r>
      <w:r w:rsidR="00436F77" w:rsidRPr="00E968B5">
        <w:rPr>
          <w:rFonts w:ascii="Times New Roman" w:hAnsi="Times New Roman" w:cs="Times New Roman"/>
        </w:rPr>
        <w:t xml:space="preserve"> </w:t>
      </w:r>
      <w:r w:rsidR="006B0ED1" w:rsidRPr="00E968B5">
        <w:rPr>
          <w:rFonts w:ascii="Times New Roman" w:hAnsi="Times New Roman" w:cs="Times New Roman"/>
        </w:rPr>
        <w:t xml:space="preserve">handwritten hymn books were </w:t>
      </w:r>
      <w:r w:rsidR="006B0ED1">
        <w:rPr>
          <w:rFonts w:ascii="Times New Roman" w:hAnsi="Times New Roman" w:cs="Times New Roman"/>
        </w:rPr>
        <w:t>particularly</w:t>
      </w:r>
      <w:r w:rsidR="006B0ED1" w:rsidRPr="00E968B5">
        <w:rPr>
          <w:rFonts w:ascii="Times New Roman" w:hAnsi="Times New Roman" w:cs="Times New Roman"/>
        </w:rPr>
        <w:t xml:space="preserve"> popular </w:t>
      </w:r>
      <w:r w:rsidR="006B0ED1">
        <w:rPr>
          <w:rFonts w:ascii="Times New Roman" w:hAnsi="Times New Roman" w:cs="Times New Roman"/>
        </w:rPr>
        <w:t>among</w:t>
      </w:r>
      <w:r w:rsidR="004A1593" w:rsidRPr="00E968B5">
        <w:rPr>
          <w:rFonts w:ascii="Times New Roman" w:hAnsi="Times New Roman" w:cs="Times New Roman"/>
        </w:rPr>
        <w:t xml:space="preserve"> </w:t>
      </w:r>
      <w:r w:rsidR="007704C1">
        <w:rPr>
          <w:rFonts w:ascii="Times New Roman" w:hAnsi="Times New Roman" w:cs="Times New Roman"/>
        </w:rPr>
        <w:t>the common people</w:t>
      </w:r>
      <w:r w:rsidR="004A1593" w:rsidRPr="00E968B5">
        <w:rPr>
          <w:rFonts w:ascii="Times New Roman" w:hAnsi="Times New Roman" w:cs="Times New Roman"/>
        </w:rPr>
        <w:t>. The</w:t>
      </w:r>
      <w:r w:rsidR="00843871">
        <w:rPr>
          <w:rFonts w:ascii="Times New Roman" w:hAnsi="Times New Roman" w:cs="Times New Roman"/>
        </w:rPr>
        <w:t>se hymn books</w:t>
      </w:r>
      <w:r w:rsidR="007E45EF">
        <w:rPr>
          <w:rFonts w:ascii="Times New Roman" w:hAnsi="Times New Roman" w:cs="Times New Roman"/>
        </w:rPr>
        <w:t xml:space="preserve"> </w:t>
      </w:r>
      <w:r w:rsidR="004A1593" w:rsidRPr="00E968B5">
        <w:rPr>
          <w:rFonts w:ascii="Times New Roman" w:hAnsi="Times New Roman" w:cs="Times New Roman"/>
        </w:rPr>
        <w:t xml:space="preserve">were </w:t>
      </w:r>
      <w:r w:rsidR="00BF7AD3" w:rsidRPr="00E968B5">
        <w:rPr>
          <w:rFonts w:ascii="Times New Roman" w:hAnsi="Times New Roman" w:cs="Times New Roman"/>
        </w:rPr>
        <w:t xml:space="preserve">preserved </w:t>
      </w:r>
      <w:r w:rsidR="004A1593" w:rsidRPr="00E968B5">
        <w:rPr>
          <w:rFonts w:ascii="Times New Roman" w:hAnsi="Times New Roman" w:cs="Times New Roman"/>
        </w:rPr>
        <w:t xml:space="preserve">through </w:t>
      </w:r>
      <w:r w:rsidR="00436F77" w:rsidRPr="00E968B5">
        <w:rPr>
          <w:rFonts w:ascii="Times New Roman" w:hAnsi="Times New Roman" w:cs="Times New Roman"/>
        </w:rPr>
        <w:t xml:space="preserve">the </w:t>
      </w:r>
      <w:r w:rsidR="0077109A" w:rsidRPr="00E968B5">
        <w:rPr>
          <w:rFonts w:ascii="Times New Roman" w:hAnsi="Times New Roman" w:cs="Times New Roman"/>
        </w:rPr>
        <w:t>textual</w:t>
      </w:r>
      <w:r w:rsidR="00436F77" w:rsidRPr="00E968B5">
        <w:rPr>
          <w:rFonts w:ascii="Times New Roman" w:hAnsi="Times New Roman" w:cs="Times New Roman"/>
        </w:rPr>
        <w:t xml:space="preserve"> transmission in </w:t>
      </w:r>
      <w:r w:rsidR="00BF7AD3" w:rsidRPr="00E968B5">
        <w:rPr>
          <w:rFonts w:ascii="Times New Roman" w:hAnsi="Times New Roman" w:cs="Times New Roman"/>
        </w:rPr>
        <w:t xml:space="preserve">all </w:t>
      </w:r>
      <w:r w:rsidR="004A1593" w:rsidRPr="00E968B5">
        <w:rPr>
          <w:rFonts w:ascii="Times New Roman" w:hAnsi="Times New Roman" w:cs="Times New Roman"/>
        </w:rPr>
        <w:t xml:space="preserve">of </w:t>
      </w:r>
      <w:r w:rsidR="00BF7AD3" w:rsidRPr="00E968B5">
        <w:rPr>
          <w:rFonts w:ascii="Times New Roman" w:hAnsi="Times New Roman" w:cs="Times New Roman"/>
        </w:rPr>
        <w:t xml:space="preserve">the </w:t>
      </w:r>
      <w:r w:rsidR="0077109A" w:rsidRPr="00E968B5">
        <w:rPr>
          <w:rFonts w:ascii="Times New Roman" w:hAnsi="Times New Roman" w:cs="Times New Roman"/>
        </w:rPr>
        <w:t>regional</w:t>
      </w:r>
      <w:r w:rsidR="00BF7AD3" w:rsidRPr="00E968B5">
        <w:rPr>
          <w:rFonts w:ascii="Times New Roman" w:hAnsi="Times New Roman" w:cs="Times New Roman"/>
        </w:rPr>
        <w:t xml:space="preserve"> </w:t>
      </w:r>
      <w:r w:rsidR="00BF7AD3" w:rsidRPr="00E968B5">
        <w:rPr>
          <w:rFonts w:ascii="Times New Roman" w:hAnsi="Times New Roman" w:cs="Times New Roman"/>
        </w:rPr>
        <w:lastRenderedPageBreak/>
        <w:t>v</w:t>
      </w:r>
      <w:r w:rsidR="00CA4B15" w:rsidRPr="00E968B5">
        <w:rPr>
          <w:rFonts w:ascii="Times New Roman" w:hAnsi="Times New Roman" w:cs="Times New Roman"/>
        </w:rPr>
        <w:t>arieties</w:t>
      </w:r>
      <w:r w:rsidR="00BF7AD3" w:rsidRPr="00E968B5">
        <w:rPr>
          <w:rFonts w:ascii="Times New Roman" w:hAnsi="Times New Roman" w:cs="Times New Roman"/>
        </w:rPr>
        <w:t xml:space="preserve"> of the Slovenian standard </w:t>
      </w:r>
      <w:r w:rsidR="00CA4B15" w:rsidRPr="00E968B5">
        <w:rPr>
          <w:rFonts w:ascii="Times New Roman" w:hAnsi="Times New Roman" w:cs="Times New Roman"/>
        </w:rPr>
        <w:t>language</w:t>
      </w:r>
      <w:r w:rsidR="004A1593" w:rsidRPr="00E968B5">
        <w:rPr>
          <w:rStyle w:val="FootnoteReference"/>
          <w:rFonts w:ascii="Times New Roman" w:hAnsi="Times New Roman" w:cs="Times New Roman"/>
        </w:rPr>
        <w:footnoteReference w:id="7"/>
      </w:r>
      <w:r w:rsidR="00BF7AD3" w:rsidRPr="00E968B5">
        <w:rPr>
          <w:rFonts w:ascii="Times New Roman" w:hAnsi="Times New Roman" w:cs="Times New Roman"/>
        </w:rPr>
        <w:t xml:space="preserve"> exist</w:t>
      </w:r>
      <w:r w:rsidR="0077109A" w:rsidRPr="00E968B5">
        <w:rPr>
          <w:rFonts w:ascii="Times New Roman" w:hAnsi="Times New Roman" w:cs="Times New Roman"/>
        </w:rPr>
        <w:t>ing</w:t>
      </w:r>
      <w:r w:rsidR="00BF7AD3" w:rsidRPr="00E968B5">
        <w:rPr>
          <w:rFonts w:ascii="Times New Roman" w:hAnsi="Times New Roman" w:cs="Times New Roman"/>
        </w:rPr>
        <w:t xml:space="preserve"> in </w:t>
      </w:r>
      <w:r w:rsidR="007E45EF">
        <w:rPr>
          <w:rFonts w:ascii="Times New Roman" w:hAnsi="Times New Roman" w:cs="Times New Roman"/>
        </w:rPr>
        <w:t xml:space="preserve">the </w:t>
      </w:r>
      <w:r w:rsidR="00BF7AD3" w:rsidRPr="00E968B5">
        <w:rPr>
          <w:rFonts w:ascii="Times New Roman" w:hAnsi="Times New Roman" w:cs="Times New Roman"/>
        </w:rPr>
        <w:t>Sloven</w:t>
      </w:r>
      <w:r w:rsidR="004A1593" w:rsidRPr="00E968B5">
        <w:rPr>
          <w:rFonts w:ascii="Times New Roman" w:hAnsi="Times New Roman" w:cs="Times New Roman"/>
        </w:rPr>
        <w:t>ian</w:t>
      </w:r>
      <w:r w:rsidR="00BF7AD3" w:rsidRPr="00E968B5">
        <w:rPr>
          <w:rFonts w:ascii="Times New Roman" w:hAnsi="Times New Roman" w:cs="Times New Roman"/>
        </w:rPr>
        <w:t xml:space="preserve"> ethnic </w:t>
      </w:r>
      <w:r w:rsidR="004A1593" w:rsidRPr="00E968B5">
        <w:rPr>
          <w:rFonts w:ascii="Times New Roman" w:hAnsi="Times New Roman" w:cs="Times New Roman"/>
        </w:rPr>
        <w:t>territories</w:t>
      </w:r>
      <w:r w:rsidR="00BF7AD3" w:rsidRPr="00E968B5">
        <w:rPr>
          <w:rFonts w:ascii="Times New Roman" w:hAnsi="Times New Roman" w:cs="Times New Roman"/>
        </w:rPr>
        <w:t xml:space="preserve"> until the unification of the Slovenian </w:t>
      </w:r>
      <w:r w:rsidR="00033C85" w:rsidRPr="00E968B5">
        <w:rPr>
          <w:rFonts w:ascii="Times New Roman" w:hAnsi="Times New Roman" w:cs="Times New Roman"/>
        </w:rPr>
        <w:t>standard</w:t>
      </w:r>
      <w:r w:rsidR="00BF7AD3" w:rsidRPr="00E968B5">
        <w:rPr>
          <w:rFonts w:ascii="Times New Roman" w:hAnsi="Times New Roman" w:cs="Times New Roman"/>
        </w:rPr>
        <w:t xml:space="preserve"> language in the mid</w:t>
      </w:r>
      <w:r w:rsidR="004A1593" w:rsidRPr="00E968B5">
        <w:rPr>
          <w:rFonts w:ascii="Times New Roman" w:hAnsi="Times New Roman" w:cs="Times New Roman"/>
        </w:rPr>
        <w:t>-nineteen</w:t>
      </w:r>
      <w:r w:rsidR="00BF7AD3" w:rsidRPr="00E968B5">
        <w:rPr>
          <w:rFonts w:ascii="Times New Roman" w:hAnsi="Times New Roman" w:cs="Times New Roman"/>
        </w:rPr>
        <w:t>th century. The</w:t>
      </w:r>
      <w:r w:rsidR="00B00ED7">
        <w:rPr>
          <w:rFonts w:ascii="Times New Roman" w:hAnsi="Times New Roman" w:cs="Times New Roman"/>
        </w:rPr>
        <w:t>y</w:t>
      </w:r>
      <w:r w:rsidR="00BF7AD3" w:rsidRPr="00E968B5">
        <w:rPr>
          <w:rFonts w:ascii="Times New Roman" w:hAnsi="Times New Roman" w:cs="Times New Roman"/>
        </w:rPr>
        <w:t xml:space="preserve"> were either copied </w:t>
      </w:r>
      <w:r w:rsidR="004A1593" w:rsidRPr="00E968B5">
        <w:rPr>
          <w:rFonts w:ascii="Times New Roman" w:hAnsi="Times New Roman" w:cs="Times New Roman"/>
        </w:rPr>
        <w:t xml:space="preserve">by </w:t>
      </w:r>
      <w:r w:rsidR="0077109A" w:rsidRPr="00E968B5">
        <w:rPr>
          <w:rFonts w:ascii="Times New Roman" w:hAnsi="Times New Roman" w:cs="Times New Roman"/>
        </w:rPr>
        <w:t>scribes</w:t>
      </w:r>
      <w:r w:rsidR="004A1593" w:rsidRPr="00E968B5">
        <w:rPr>
          <w:rFonts w:ascii="Times New Roman" w:hAnsi="Times New Roman" w:cs="Times New Roman"/>
        </w:rPr>
        <w:t xml:space="preserve"> </w:t>
      </w:r>
      <w:r w:rsidR="00BF7AD3" w:rsidRPr="00E968B5">
        <w:rPr>
          <w:rFonts w:ascii="Times New Roman" w:hAnsi="Times New Roman" w:cs="Times New Roman"/>
        </w:rPr>
        <w:t xml:space="preserve">from </w:t>
      </w:r>
      <w:r w:rsidR="00C56D6E">
        <w:rPr>
          <w:rFonts w:ascii="Times New Roman" w:hAnsi="Times New Roman" w:cs="Times New Roman"/>
        </w:rPr>
        <w:t>earlier</w:t>
      </w:r>
      <w:r w:rsidR="00C56D6E" w:rsidRPr="00E968B5">
        <w:rPr>
          <w:rFonts w:ascii="Times New Roman" w:hAnsi="Times New Roman" w:cs="Times New Roman"/>
        </w:rPr>
        <w:t xml:space="preserve"> </w:t>
      </w:r>
      <w:r w:rsidR="00BF7AD3" w:rsidRPr="00E968B5">
        <w:rPr>
          <w:rFonts w:ascii="Times New Roman" w:hAnsi="Times New Roman" w:cs="Times New Roman"/>
        </w:rPr>
        <w:t xml:space="preserve">printed or </w:t>
      </w:r>
      <w:r w:rsidR="004A1593" w:rsidRPr="00E968B5">
        <w:rPr>
          <w:rFonts w:ascii="Times New Roman" w:hAnsi="Times New Roman" w:cs="Times New Roman"/>
        </w:rPr>
        <w:t>handwritten hymn</w:t>
      </w:r>
      <w:r w:rsidR="0077109A" w:rsidRPr="00E968B5">
        <w:rPr>
          <w:rFonts w:ascii="Times New Roman" w:hAnsi="Times New Roman" w:cs="Times New Roman"/>
        </w:rPr>
        <w:t xml:space="preserve"> </w:t>
      </w:r>
      <w:r w:rsidR="004A1593" w:rsidRPr="00E968B5">
        <w:rPr>
          <w:rFonts w:ascii="Times New Roman" w:hAnsi="Times New Roman" w:cs="Times New Roman"/>
        </w:rPr>
        <w:t>books</w:t>
      </w:r>
      <w:r w:rsidR="00BF7AD3" w:rsidRPr="00E968B5">
        <w:rPr>
          <w:rFonts w:ascii="Times New Roman" w:hAnsi="Times New Roman" w:cs="Times New Roman"/>
        </w:rPr>
        <w:t xml:space="preserve">, </w:t>
      </w:r>
      <w:r w:rsidR="00B00ED7" w:rsidRPr="00E968B5">
        <w:rPr>
          <w:rFonts w:ascii="Times New Roman" w:hAnsi="Times New Roman" w:cs="Times New Roman"/>
        </w:rPr>
        <w:t xml:space="preserve">flyers </w:t>
      </w:r>
      <w:r w:rsidR="00B00ED7">
        <w:rPr>
          <w:rFonts w:ascii="Times New Roman" w:hAnsi="Times New Roman" w:cs="Times New Roman"/>
        </w:rPr>
        <w:t xml:space="preserve">for </w:t>
      </w:r>
      <w:r w:rsidR="00642C1F" w:rsidRPr="00E968B5">
        <w:rPr>
          <w:rFonts w:ascii="Times New Roman" w:hAnsi="Times New Roman" w:cs="Times New Roman"/>
        </w:rPr>
        <w:t>special occasion</w:t>
      </w:r>
      <w:r w:rsidR="00B00ED7">
        <w:rPr>
          <w:rFonts w:ascii="Times New Roman" w:hAnsi="Times New Roman" w:cs="Times New Roman"/>
        </w:rPr>
        <w:t>s</w:t>
      </w:r>
      <w:r w:rsidR="00642C1F" w:rsidRPr="00E968B5">
        <w:rPr>
          <w:rFonts w:ascii="Times New Roman" w:hAnsi="Times New Roman" w:cs="Times New Roman"/>
        </w:rPr>
        <w:t xml:space="preserve"> </w:t>
      </w:r>
      <w:r w:rsidR="00BF7AD3" w:rsidRPr="00E968B5">
        <w:rPr>
          <w:rFonts w:ascii="Times New Roman" w:hAnsi="Times New Roman" w:cs="Times New Roman"/>
        </w:rPr>
        <w:t>(e</w:t>
      </w:r>
      <w:r w:rsidR="00642C1F" w:rsidRPr="00E968B5">
        <w:rPr>
          <w:rFonts w:ascii="Times New Roman" w:hAnsi="Times New Roman" w:cs="Times New Roman"/>
        </w:rPr>
        <w:t>.</w:t>
      </w:r>
      <w:r w:rsidR="00BF7AD3" w:rsidRPr="00E968B5">
        <w:rPr>
          <w:rFonts w:ascii="Times New Roman" w:hAnsi="Times New Roman" w:cs="Times New Roman"/>
        </w:rPr>
        <w:t>g</w:t>
      </w:r>
      <w:r w:rsidR="00642C1F" w:rsidRPr="00E968B5">
        <w:rPr>
          <w:rFonts w:ascii="Times New Roman" w:hAnsi="Times New Roman" w:cs="Times New Roman"/>
        </w:rPr>
        <w:t>.,</w:t>
      </w:r>
      <w:r w:rsidR="00BF7AD3" w:rsidRPr="00E968B5">
        <w:rPr>
          <w:rFonts w:ascii="Times New Roman" w:hAnsi="Times New Roman" w:cs="Times New Roman"/>
        </w:rPr>
        <w:t xml:space="preserve"> pilgrimage, church </w:t>
      </w:r>
      <w:r w:rsidR="00E70776" w:rsidRPr="00E968B5">
        <w:rPr>
          <w:rFonts w:ascii="Times New Roman" w:hAnsi="Times New Roman" w:cs="Times New Roman"/>
        </w:rPr>
        <w:t>consecration</w:t>
      </w:r>
      <w:r w:rsidR="00BF7AD3" w:rsidRPr="00E968B5">
        <w:rPr>
          <w:rFonts w:ascii="Times New Roman" w:hAnsi="Times New Roman" w:cs="Times New Roman"/>
        </w:rPr>
        <w:t xml:space="preserve">), </w:t>
      </w:r>
      <w:r w:rsidR="00B00ED7">
        <w:rPr>
          <w:rFonts w:ascii="Times New Roman" w:hAnsi="Times New Roman" w:cs="Times New Roman"/>
        </w:rPr>
        <w:t>lectionaries</w:t>
      </w:r>
      <w:r w:rsidR="00BF7AD3" w:rsidRPr="00E968B5">
        <w:rPr>
          <w:rFonts w:ascii="Times New Roman" w:hAnsi="Times New Roman" w:cs="Times New Roman"/>
        </w:rPr>
        <w:t xml:space="preserve">, catechisms and prayer books, or </w:t>
      </w:r>
      <w:r w:rsidR="0070618F">
        <w:rPr>
          <w:rFonts w:ascii="Times New Roman" w:hAnsi="Times New Roman" w:cs="Times New Roman"/>
        </w:rPr>
        <w:t>were</w:t>
      </w:r>
      <w:r w:rsidR="0070618F" w:rsidRPr="00E968B5">
        <w:rPr>
          <w:rFonts w:ascii="Times New Roman" w:hAnsi="Times New Roman" w:cs="Times New Roman"/>
        </w:rPr>
        <w:t xml:space="preserve"> </w:t>
      </w:r>
      <w:r w:rsidR="00BF7AD3" w:rsidRPr="00E968B5">
        <w:rPr>
          <w:rFonts w:ascii="Times New Roman" w:hAnsi="Times New Roman" w:cs="Times New Roman"/>
        </w:rPr>
        <w:t>wr</w:t>
      </w:r>
      <w:r w:rsidR="0070618F">
        <w:rPr>
          <w:rFonts w:ascii="Times New Roman" w:hAnsi="Times New Roman" w:cs="Times New Roman"/>
        </w:rPr>
        <w:t>itten</w:t>
      </w:r>
      <w:r w:rsidR="00BF7AD3" w:rsidRPr="00E968B5">
        <w:rPr>
          <w:rFonts w:ascii="Times New Roman" w:hAnsi="Times New Roman" w:cs="Times New Roman"/>
        </w:rPr>
        <w:t xml:space="preserve"> </w:t>
      </w:r>
      <w:r w:rsidR="00E70776" w:rsidRPr="00E968B5">
        <w:rPr>
          <w:rFonts w:ascii="Times New Roman" w:hAnsi="Times New Roman" w:cs="Times New Roman"/>
        </w:rPr>
        <w:t>from</w:t>
      </w:r>
      <w:r w:rsidR="00BF7AD3" w:rsidRPr="00E968B5">
        <w:rPr>
          <w:rFonts w:ascii="Times New Roman" w:hAnsi="Times New Roman" w:cs="Times New Roman"/>
        </w:rPr>
        <w:t xml:space="preserve"> memory, </w:t>
      </w:r>
      <w:r w:rsidR="00D56F85">
        <w:rPr>
          <w:rFonts w:ascii="Times New Roman" w:hAnsi="Times New Roman" w:cs="Times New Roman"/>
        </w:rPr>
        <w:t xml:space="preserve">or </w:t>
      </w:r>
      <w:r w:rsidR="00BF7AD3" w:rsidRPr="00E968B5">
        <w:rPr>
          <w:rFonts w:ascii="Times New Roman" w:hAnsi="Times New Roman" w:cs="Times New Roman"/>
        </w:rPr>
        <w:t>d</w:t>
      </w:r>
      <w:r w:rsidR="00E70776" w:rsidRPr="00E968B5">
        <w:rPr>
          <w:rFonts w:ascii="Times New Roman" w:hAnsi="Times New Roman" w:cs="Times New Roman"/>
        </w:rPr>
        <w:t>ictation</w:t>
      </w:r>
      <w:r w:rsidR="00BF7AD3" w:rsidRPr="00E968B5">
        <w:rPr>
          <w:rFonts w:ascii="Times New Roman" w:hAnsi="Times New Roman" w:cs="Times New Roman"/>
        </w:rPr>
        <w:t>.</w:t>
      </w:r>
    </w:p>
    <w:p w14:paraId="5D98D889" w14:textId="10ECCD10" w:rsidR="00A966C9" w:rsidRPr="00E968B5" w:rsidRDefault="00AC0502" w:rsidP="0008360C">
      <w:pPr>
        <w:spacing w:line="360" w:lineRule="auto"/>
        <w:jc w:val="both"/>
        <w:rPr>
          <w:rFonts w:ascii="Times New Roman" w:hAnsi="Times New Roman" w:cs="Times New Roman"/>
        </w:rPr>
      </w:pPr>
      <w:r>
        <w:rPr>
          <w:rFonts w:ascii="Times New Roman" w:hAnsi="Times New Roman" w:cs="Times New Roman"/>
        </w:rPr>
        <w:tab/>
      </w:r>
      <w:r w:rsidR="00A966C9" w:rsidRPr="00E968B5">
        <w:rPr>
          <w:rFonts w:ascii="Times New Roman" w:hAnsi="Times New Roman" w:cs="Times New Roman"/>
        </w:rPr>
        <w:t xml:space="preserve">It is precisely by </w:t>
      </w:r>
      <w:r w:rsidR="008439C0">
        <w:rPr>
          <w:rFonts w:ascii="Times New Roman" w:hAnsi="Times New Roman" w:cs="Times New Roman"/>
        </w:rPr>
        <w:t>supplying</w:t>
      </w:r>
      <w:r w:rsidR="008439C0" w:rsidRPr="00E968B5">
        <w:rPr>
          <w:rFonts w:ascii="Times New Roman" w:hAnsi="Times New Roman" w:cs="Times New Roman"/>
        </w:rPr>
        <w:t xml:space="preserve"> </w:t>
      </w:r>
      <w:r w:rsidR="00A966C9" w:rsidRPr="00E968B5">
        <w:rPr>
          <w:rFonts w:ascii="Times New Roman" w:hAnsi="Times New Roman" w:cs="Times New Roman"/>
        </w:rPr>
        <w:t xml:space="preserve">scholarly evidence and an explanation of its textual tradition that the critical edition should provide us with the most authentic and complete version of a literary work’s text: </w:t>
      </w:r>
      <w:r w:rsidR="00A424D0" w:rsidRPr="00E968B5">
        <w:rPr>
          <w:rFonts w:ascii="Times New Roman" w:hAnsi="Times New Roman" w:cs="Times New Roman"/>
        </w:rPr>
        <w:t>“</w:t>
      </w:r>
      <w:r w:rsidR="005958E1" w:rsidRPr="00E968B5">
        <w:rPr>
          <w:rFonts w:ascii="Times New Roman" w:hAnsi="Times New Roman" w:cs="Times New Roman"/>
          <w:i/>
          <w:iCs/>
        </w:rPr>
        <w:t>When a text is transmitted through more than one witness, a critical edition will generally take a strong interest in recording the variant readings of some or all of those manuscripts or editions</w:t>
      </w:r>
      <w:r w:rsidR="00A424D0" w:rsidRPr="00E968B5">
        <w:rPr>
          <w:rFonts w:ascii="Times New Roman" w:hAnsi="Times New Roman" w:cs="Times New Roman"/>
          <w:iCs/>
        </w:rPr>
        <w:t>”</w:t>
      </w:r>
      <w:r w:rsidR="005958E1" w:rsidRPr="00E968B5">
        <w:rPr>
          <w:rFonts w:ascii="Times New Roman" w:hAnsi="Times New Roman" w:cs="Times New Roman"/>
        </w:rPr>
        <w:t xml:space="preserve"> (</w:t>
      </w:r>
      <w:proofErr w:type="spellStart"/>
      <w:r w:rsidR="005958E1" w:rsidRPr="00E968B5">
        <w:rPr>
          <w:rFonts w:ascii="Times New Roman" w:hAnsi="Times New Roman" w:cs="Times New Roman"/>
        </w:rPr>
        <w:t>Burg</w:t>
      </w:r>
      <w:r w:rsidR="009B47F0" w:rsidRPr="00E968B5">
        <w:rPr>
          <w:rFonts w:ascii="Times New Roman" w:hAnsi="Times New Roman" w:cs="Times New Roman"/>
        </w:rPr>
        <w:t>h</w:t>
      </w:r>
      <w:r w:rsidR="005958E1" w:rsidRPr="00E968B5">
        <w:rPr>
          <w:rFonts w:ascii="Times New Roman" w:hAnsi="Times New Roman" w:cs="Times New Roman"/>
        </w:rPr>
        <w:t>art</w:t>
      </w:r>
      <w:proofErr w:type="spellEnd"/>
      <w:r w:rsidR="005958E1" w:rsidRPr="00E968B5">
        <w:rPr>
          <w:rFonts w:ascii="Times New Roman" w:hAnsi="Times New Roman" w:cs="Times New Roman"/>
        </w:rPr>
        <w:t xml:space="preserve"> </w:t>
      </w:r>
      <w:r w:rsidR="009B47F0" w:rsidRPr="00E968B5">
        <w:rPr>
          <w:rFonts w:ascii="Times New Roman" w:hAnsi="Times New Roman" w:cs="Times New Roman"/>
        </w:rPr>
        <w:t>2017</w:t>
      </w:r>
      <w:r w:rsidR="005958E1" w:rsidRPr="00E968B5">
        <w:rPr>
          <w:rFonts w:ascii="Times New Roman" w:hAnsi="Times New Roman" w:cs="Times New Roman"/>
        </w:rPr>
        <w:t>)</w:t>
      </w:r>
      <w:r w:rsidR="002620E7">
        <w:rPr>
          <w:rFonts w:ascii="Times New Roman" w:hAnsi="Times New Roman" w:cs="Times New Roman"/>
        </w:rPr>
        <w:t>.</w:t>
      </w:r>
      <w:r w:rsidR="005958E1" w:rsidRPr="00E968B5">
        <w:rPr>
          <w:rFonts w:ascii="Times New Roman" w:hAnsi="Times New Roman" w:cs="Times New Roman"/>
        </w:rPr>
        <w:t xml:space="preserve"> </w:t>
      </w:r>
    </w:p>
    <w:p w14:paraId="4BB7E599" w14:textId="67839A61" w:rsidR="00033C85" w:rsidRPr="00E968B5" w:rsidRDefault="00AC0502" w:rsidP="0008360C">
      <w:pPr>
        <w:spacing w:line="360" w:lineRule="auto"/>
        <w:jc w:val="both"/>
        <w:rPr>
          <w:rFonts w:ascii="Times New Roman" w:hAnsi="Times New Roman" w:cs="Times New Roman"/>
        </w:rPr>
      </w:pPr>
      <w:r>
        <w:rPr>
          <w:rFonts w:ascii="Times New Roman" w:hAnsi="Times New Roman" w:cs="Times New Roman"/>
        </w:rPr>
        <w:tab/>
      </w:r>
      <w:r w:rsidR="00A966C9" w:rsidRPr="00E968B5">
        <w:rPr>
          <w:rFonts w:ascii="Times New Roman" w:hAnsi="Times New Roman" w:cs="Times New Roman"/>
        </w:rPr>
        <w:t xml:space="preserve">Therefore, in addition to the original text, the critical edition should also </w:t>
      </w:r>
      <w:r w:rsidR="0077109A" w:rsidRPr="00E968B5">
        <w:rPr>
          <w:rFonts w:ascii="Times New Roman" w:hAnsi="Times New Roman" w:cs="Times New Roman"/>
        </w:rPr>
        <w:t>hand down</w:t>
      </w:r>
      <w:r w:rsidR="00A966C9" w:rsidRPr="00E968B5">
        <w:rPr>
          <w:rFonts w:ascii="Times New Roman" w:hAnsi="Times New Roman" w:cs="Times New Roman"/>
        </w:rPr>
        <w:t xml:space="preserve"> a textual tradition </w:t>
      </w:r>
      <w:r w:rsidR="0077109A" w:rsidRPr="00E968B5">
        <w:rPr>
          <w:rFonts w:ascii="Times New Roman" w:hAnsi="Times New Roman" w:cs="Times New Roman"/>
        </w:rPr>
        <w:t>of witnesses</w:t>
      </w:r>
      <w:r w:rsidR="00921AA2">
        <w:rPr>
          <w:rFonts w:ascii="Times New Roman" w:hAnsi="Times New Roman" w:cs="Times New Roman"/>
        </w:rPr>
        <w:t>,</w:t>
      </w:r>
      <w:r w:rsidR="0077109A" w:rsidRPr="00E968B5">
        <w:rPr>
          <w:rFonts w:ascii="Times New Roman" w:hAnsi="Times New Roman" w:cs="Times New Roman"/>
        </w:rPr>
        <w:t xml:space="preserve"> </w:t>
      </w:r>
      <w:r w:rsidR="00921AA2">
        <w:rPr>
          <w:rFonts w:ascii="Times New Roman" w:hAnsi="Times New Roman" w:cs="Times New Roman"/>
        </w:rPr>
        <w:t>which</w:t>
      </w:r>
      <w:r w:rsidR="00921AA2" w:rsidRPr="00E968B5">
        <w:rPr>
          <w:rFonts w:ascii="Times New Roman" w:hAnsi="Times New Roman" w:cs="Times New Roman"/>
        </w:rPr>
        <w:t xml:space="preserve"> </w:t>
      </w:r>
      <w:r w:rsidR="00A966C9" w:rsidRPr="00E968B5">
        <w:rPr>
          <w:rFonts w:ascii="Times New Roman" w:hAnsi="Times New Roman" w:cs="Times New Roman"/>
        </w:rPr>
        <w:t xml:space="preserve">exists in the form of transcripts, fragments, drafts, </w:t>
      </w:r>
      <w:r w:rsidR="00EB287C">
        <w:rPr>
          <w:rFonts w:ascii="Times New Roman" w:hAnsi="Times New Roman" w:cs="Times New Roman"/>
        </w:rPr>
        <w:t>proof</w:t>
      </w:r>
      <w:r w:rsidR="00A966C9" w:rsidRPr="00EB287C">
        <w:rPr>
          <w:rFonts w:ascii="Times New Roman" w:hAnsi="Times New Roman" w:cs="Times New Roman"/>
        </w:rPr>
        <w:t xml:space="preserve"> sheets</w:t>
      </w:r>
      <w:r w:rsidR="00A966C9" w:rsidRPr="00E968B5">
        <w:rPr>
          <w:rFonts w:ascii="Times New Roman" w:hAnsi="Times New Roman" w:cs="Times New Roman"/>
        </w:rPr>
        <w:t>, etc. in order to clarify the process of the text</w:t>
      </w:r>
      <w:r w:rsidR="00921AA2">
        <w:rPr>
          <w:rFonts w:ascii="Times New Roman" w:hAnsi="Times New Roman" w:cs="Times New Roman"/>
        </w:rPr>
        <w:t>’s</w:t>
      </w:r>
      <w:r w:rsidR="00A966C9" w:rsidRPr="00E968B5">
        <w:rPr>
          <w:rFonts w:ascii="Times New Roman" w:hAnsi="Times New Roman" w:cs="Times New Roman"/>
        </w:rPr>
        <w:t xml:space="preserve"> </w:t>
      </w:r>
      <w:r w:rsidR="00921AA2">
        <w:rPr>
          <w:rFonts w:ascii="Times New Roman" w:hAnsi="Times New Roman" w:cs="Times New Roman"/>
        </w:rPr>
        <w:t>transformation</w:t>
      </w:r>
      <w:r w:rsidR="00921AA2" w:rsidRPr="00E968B5">
        <w:rPr>
          <w:rFonts w:ascii="Times New Roman" w:hAnsi="Times New Roman" w:cs="Times New Roman"/>
        </w:rPr>
        <w:t xml:space="preserve"> </w:t>
      </w:r>
      <w:r w:rsidR="00A424D0" w:rsidRPr="00E968B5">
        <w:rPr>
          <w:rFonts w:ascii="Times New Roman" w:hAnsi="Times New Roman" w:cs="Times New Roman"/>
        </w:rPr>
        <w:t>and</w:t>
      </w:r>
      <w:r w:rsidR="00A966C9" w:rsidRPr="00E968B5">
        <w:rPr>
          <w:rFonts w:ascii="Times New Roman" w:hAnsi="Times New Roman" w:cs="Times New Roman"/>
        </w:rPr>
        <w:t xml:space="preserve"> genesis: </w:t>
      </w:r>
      <w:r w:rsidR="00A424D0" w:rsidRPr="00E968B5">
        <w:rPr>
          <w:rFonts w:ascii="Times New Roman" w:hAnsi="Times New Roman" w:cs="Times New Roman"/>
        </w:rPr>
        <w:t>“</w:t>
      </w:r>
      <w:r w:rsidR="008A7D73" w:rsidRPr="00E968B5">
        <w:rPr>
          <w:rFonts w:ascii="Times New Roman" w:hAnsi="Times New Roman" w:cs="Times New Roman"/>
          <w:i/>
          <w:iCs/>
        </w:rPr>
        <w:t>The apparatus is a set of notes designed to foster in the reader an awareness of the historical and editorial processes that resulted in the text he or she is reading and to give the reader what he or she needs to evaluate the editor’s decisions</w:t>
      </w:r>
      <w:r w:rsidR="00A424D0" w:rsidRPr="00E968B5">
        <w:rPr>
          <w:rFonts w:ascii="Times New Roman" w:hAnsi="Times New Roman" w:cs="Times New Roman"/>
          <w:iCs/>
        </w:rPr>
        <w:t>”</w:t>
      </w:r>
      <w:r w:rsidR="008A7D73" w:rsidRPr="00E968B5">
        <w:rPr>
          <w:rFonts w:ascii="Times New Roman" w:hAnsi="Times New Roman" w:cs="Times New Roman"/>
        </w:rPr>
        <w:t xml:space="preserve"> (Damon 2017, 202)</w:t>
      </w:r>
      <w:r w:rsidR="002620E7">
        <w:rPr>
          <w:rFonts w:ascii="Times New Roman" w:hAnsi="Times New Roman" w:cs="Times New Roman"/>
        </w:rPr>
        <w:t>.</w:t>
      </w:r>
      <w:r w:rsidR="00FA6C9C" w:rsidRPr="00E968B5">
        <w:rPr>
          <w:rFonts w:ascii="Times New Roman" w:hAnsi="Times New Roman" w:cs="Times New Roman"/>
        </w:rPr>
        <w:t xml:space="preserve"> </w:t>
      </w:r>
      <w:r w:rsidR="002620E7">
        <w:rPr>
          <w:rFonts w:ascii="Times New Roman" w:hAnsi="Times New Roman" w:cs="Times New Roman"/>
        </w:rPr>
        <w:t>I</w:t>
      </w:r>
      <w:r w:rsidR="002620E7" w:rsidRPr="00E968B5">
        <w:rPr>
          <w:rFonts w:ascii="Times New Roman" w:hAnsi="Times New Roman" w:cs="Times New Roman"/>
        </w:rPr>
        <w:t xml:space="preserve">n principle, </w:t>
      </w:r>
      <w:r w:rsidR="000F6A43">
        <w:rPr>
          <w:rFonts w:ascii="Times New Roman" w:hAnsi="Times New Roman" w:cs="Times New Roman"/>
        </w:rPr>
        <w:t xml:space="preserve">digital </w:t>
      </w:r>
      <w:r w:rsidR="00033C85" w:rsidRPr="00E968B5">
        <w:rPr>
          <w:rFonts w:ascii="Times New Roman" w:hAnsi="Times New Roman" w:cs="Times New Roman"/>
        </w:rPr>
        <w:t xml:space="preserve">editions offer more possibilities than printed versions to present the text in its various formats, as they allow for the juxtaposition of different forms of text (for example, </w:t>
      </w:r>
      <w:r w:rsidR="00C74445" w:rsidRPr="00E968B5">
        <w:rPr>
          <w:rFonts w:ascii="Times New Roman" w:hAnsi="Times New Roman" w:cs="Times New Roman"/>
        </w:rPr>
        <w:t xml:space="preserve">a </w:t>
      </w:r>
      <w:r w:rsidR="00033C85" w:rsidRPr="00E968B5">
        <w:rPr>
          <w:rFonts w:ascii="Times New Roman" w:hAnsi="Times New Roman" w:cs="Times New Roman"/>
        </w:rPr>
        <w:t xml:space="preserve">digital facsimile and </w:t>
      </w:r>
      <w:r w:rsidR="008B732C" w:rsidRPr="00E968B5">
        <w:rPr>
          <w:rFonts w:ascii="Times New Roman" w:hAnsi="Times New Roman" w:cs="Times New Roman"/>
        </w:rPr>
        <w:t>a</w:t>
      </w:r>
      <w:r w:rsidR="00C74445" w:rsidRPr="00E968B5">
        <w:rPr>
          <w:rFonts w:ascii="Times New Roman" w:hAnsi="Times New Roman" w:cs="Times New Roman"/>
        </w:rPr>
        <w:t xml:space="preserve"> </w:t>
      </w:r>
      <w:r w:rsidR="00033C85" w:rsidRPr="00E968B5">
        <w:rPr>
          <w:rFonts w:ascii="Times New Roman" w:hAnsi="Times New Roman" w:cs="Times New Roman"/>
        </w:rPr>
        <w:t xml:space="preserve">diplomatic transcript) in a selected size </w:t>
      </w:r>
      <w:r w:rsidR="0077109A" w:rsidRPr="00E968B5">
        <w:rPr>
          <w:rFonts w:ascii="Times New Roman" w:hAnsi="Times New Roman" w:cs="Times New Roman"/>
        </w:rPr>
        <w:t>category</w:t>
      </w:r>
      <w:r w:rsidR="00033C85" w:rsidRPr="00E968B5">
        <w:rPr>
          <w:rFonts w:ascii="Times New Roman" w:hAnsi="Times New Roman" w:cs="Times New Roman"/>
        </w:rPr>
        <w:t xml:space="preserve"> and in precisely selected places, at the level of the paragraph, </w:t>
      </w:r>
      <w:r w:rsidR="00C74445" w:rsidRPr="00E968B5">
        <w:rPr>
          <w:rFonts w:ascii="Times New Roman" w:hAnsi="Times New Roman" w:cs="Times New Roman"/>
        </w:rPr>
        <w:t>the stanza</w:t>
      </w:r>
      <w:r w:rsidR="00356C10">
        <w:rPr>
          <w:rFonts w:ascii="Times New Roman" w:hAnsi="Times New Roman" w:cs="Times New Roman"/>
        </w:rPr>
        <w:t xml:space="preserve"> or</w:t>
      </w:r>
      <w:r w:rsidR="00C74445" w:rsidRPr="00E968B5">
        <w:rPr>
          <w:rFonts w:ascii="Times New Roman" w:hAnsi="Times New Roman" w:cs="Times New Roman"/>
        </w:rPr>
        <w:t xml:space="preserve"> </w:t>
      </w:r>
      <w:r w:rsidR="00033C85" w:rsidRPr="00E968B5">
        <w:rPr>
          <w:rFonts w:ascii="Times New Roman" w:hAnsi="Times New Roman" w:cs="Times New Roman"/>
        </w:rPr>
        <w:t>the verse (</w:t>
      </w:r>
      <w:proofErr w:type="spellStart"/>
      <w:r w:rsidR="00033C85" w:rsidRPr="00E968B5">
        <w:rPr>
          <w:rFonts w:ascii="Times New Roman" w:hAnsi="Times New Roman" w:cs="Times New Roman"/>
        </w:rPr>
        <w:t>Ogrin</w:t>
      </w:r>
      <w:proofErr w:type="spellEnd"/>
      <w:r w:rsidR="00033C85" w:rsidRPr="00E968B5">
        <w:rPr>
          <w:rFonts w:ascii="Times New Roman" w:hAnsi="Times New Roman" w:cs="Times New Roman"/>
        </w:rPr>
        <w:t xml:space="preserve"> 2005, 9-10)</w:t>
      </w:r>
      <w:r w:rsidR="00356C10">
        <w:rPr>
          <w:rFonts w:ascii="Times New Roman" w:hAnsi="Times New Roman" w:cs="Times New Roman"/>
        </w:rPr>
        <w:t>.</w:t>
      </w:r>
    </w:p>
    <w:p w14:paraId="68EFF2A6" w14:textId="3EC66496" w:rsidR="008B732C" w:rsidRPr="00E968B5" w:rsidRDefault="00AC0502" w:rsidP="0008360C">
      <w:pPr>
        <w:spacing w:line="360" w:lineRule="auto"/>
        <w:jc w:val="both"/>
        <w:rPr>
          <w:rFonts w:ascii="Times New Roman" w:hAnsi="Times New Roman" w:cs="Times New Roman"/>
        </w:rPr>
      </w:pPr>
      <w:r>
        <w:rPr>
          <w:rFonts w:ascii="Times New Roman" w:hAnsi="Times New Roman" w:cs="Times New Roman"/>
        </w:rPr>
        <w:tab/>
      </w:r>
      <w:r w:rsidR="008B732C" w:rsidRPr="00E968B5">
        <w:rPr>
          <w:rFonts w:ascii="Times New Roman" w:hAnsi="Times New Roman" w:cs="Times New Roman"/>
        </w:rPr>
        <w:t>In the</w:t>
      </w:r>
      <w:r w:rsidR="00356C10">
        <w:rPr>
          <w:rFonts w:ascii="Times New Roman" w:hAnsi="Times New Roman" w:cs="Times New Roman"/>
        </w:rPr>
        <w:t xml:space="preserve"> present</w:t>
      </w:r>
      <w:r w:rsidR="008B732C" w:rsidRPr="00E968B5">
        <w:rPr>
          <w:rFonts w:ascii="Times New Roman" w:hAnsi="Times New Roman" w:cs="Times New Roman"/>
        </w:rPr>
        <w:t xml:space="preserve"> </w:t>
      </w:r>
      <w:r w:rsidR="00170922" w:rsidRPr="00E968B5">
        <w:rPr>
          <w:rFonts w:ascii="Times New Roman" w:hAnsi="Times New Roman" w:cs="Times New Roman"/>
        </w:rPr>
        <w:t>paper</w:t>
      </w:r>
      <w:r w:rsidR="008B732C" w:rsidRPr="00E968B5">
        <w:rPr>
          <w:rFonts w:ascii="Times New Roman" w:hAnsi="Times New Roman" w:cs="Times New Roman"/>
        </w:rPr>
        <w:t xml:space="preserve">, </w:t>
      </w:r>
      <w:r w:rsidR="00E85957" w:rsidRPr="00E968B5">
        <w:rPr>
          <w:rFonts w:ascii="Times New Roman" w:hAnsi="Times New Roman" w:cs="Times New Roman"/>
        </w:rPr>
        <w:t>taking as an example</w:t>
      </w:r>
      <w:r w:rsidR="008B732C" w:rsidRPr="00E968B5">
        <w:rPr>
          <w:rFonts w:ascii="Times New Roman" w:hAnsi="Times New Roman" w:cs="Times New Roman"/>
        </w:rPr>
        <w:t xml:space="preserve"> </w:t>
      </w:r>
      <w:r w:rsidR="00E85957" w:rsidRPr="00E968B5">
        <w:rPr>
          <w:rFonts w:ascii="Times New Roman" w:hAnsi="Times New Roman" w:cs="Times New Roman"/>
        </w:rPr>
        <w:t>the</w:t>
      </w:r>
      <w:r w:rsidR="008B732C" w:rsidRPr="00E968B5">
        <w:rPr>
          <w:rFonts w:ascii="Times New Roman" w:hAnsi="Times New Roman" w:cs="Times New Roman"/>
        </w:rPr>
        <w:t xml:space="preserve"> diplomatic transcript </w:t>
      </w:r>
      <w:r w:rsidR="00170922" w:rsidRPr="00E968B5">
        <w:rPr>
          <w:rFonts w:ascii="Times New Roman" w:hAnsi="Times New Roman" w:cs="Times New Roman"/>
        </w:rPr>
        <w:t>of a</w:t>
      </w:r>
      <w:r w:rsidR="008B732C" w:rsidRPr="00E968B5">
        <w:rPr>
          <w:rFonts w:ascii="Times New Roman" w:hAnsi="Times New Roman" w:cs="Times New Roman"/>
        </w:rPr>
        <w:t xml:space="preserve"> selected </w:t>
      </w:r>
      <w:r w:rsidR="00B2039F" w:rsidRPr="00E968B5">
        <w:rPr>
          <w:rFonts w:ascii="Times New Roman" w:hAnsi="Times New Roman" w:cs="Times New Roman"/>
        </w:rPr>
        <w:t>hymnal manuscript</w:t>
      </w:r>
      <w:r w:rsidR="008B732C" w:rsidRPr="00E968B5">
        <w:rPr>
          <w:rFonts w:ascii="Times New Roman" w:hAnsi="Times New Roman" w:cs="Times New Roman"/>
        </w:rPr>
        <w:t xml:space="preserve">, we present the </w:t>
      </w:r>
      <w:r w:rsidR="0077109A" w:rsidRPr="00E968B5">
        <w:rPr>
          <w:rFonts w:ascii="Times New Roman" w:hAnsi="Times New Roman" w:cs="Times New Roman"/>
        </w:rPr>
        <w:t>question</w:t>
      </w:r>
      <w:r w:rsidR="008B732C" w:rsidRPr="00E968B5">
        <w:rPr>
          <w:rFonts w:ascii="Times New Roman" w:hAnsi="Times New Roman" w:cs="Times New Roman"/>
        </w:rPr>
        <w:t xml:space="preserve"> of </w:t>
      </w:r>
      <w:r w:rsidR="00E85957" w:rsidRPr="00E968B5">
        <w:rPr>
          <w:rFonts w:ascii="Times New Roman" w:hAnsi="Times New Roman" w:cs="Times New Roman"/>
        </w:rPr>
        <w:t xml:space="preserve">encoding </w:t>
      </w:r>
      <w:r w:rsidR="008B732C" w:rsidRPr="00E968B5">
        <w:rPr>
          <w:rFonts w:ascii="Times New Roman" w:hAnsi="Times New Roman" w:cs="Times New Roman"/>
        </w:rPr>
        <w:t xml:space="preserve">the </w:t>
      </w:r>
      <w:r w:rsidR="00170922" w:rsidRPr="00E968B5">
        <w:rPr>
          <w:rFonts w:ascii="Times New Roman" w:hAnsi="Times New Roman" w:cs="Times New Roman"/>
        </w:rPr>
        <w:t>variant readings of</w:t>
      </w:r>
      <w:r w:rsidR="008B732C" w:rsidRPr="00E968B5">
        <w:rPr>
          <w:rFonts w:ascii="Times New Roman" w:hAnsi="Times New Roman" w:cs="Times New Roman"/>
        </w:rPr>
        <w:t xml:space="preserve"> the text </w:t>
      </w:r>
      <w:r w:rsidR="00170922" w:rsidRPr="00E968B5">
        <w:rPr>
          <w:rFonts w:ascii="Times New Roman" w:hAnsi="Times New Roman" w:cs="Times New Roman"/>
        </w:rPr>
        <w:t xml:space="preserve">as reflected in </w:t>
      </w:r>
      <w:r w:rsidR="00E85957" w:rsidRPr="00E968B5">
        <w:rPr>
          <w:rFonts w:ascii="Times New Roman" w:hAnsi="Times New Roman" w:cs="Times New Roman"/>
        </w:rPr>
        <w:t xml:space="preserve">its </w:t>
      </w:r>
      <w:r w:rsidR="008B732C" w:rsidRPr="00E968B5">
        <w:rPr>
          <w:rFonts w:ascii="Times New Roman" w:hAnsi="Times New Roman" w:cs="Times New Roman"/>
        </w:rPr>
        <w:t>handwritten and printed versions</w:t>
      </w:r>
      <w:r w:rsidR="00E85957" w:rsidRPr="00E968B5">
        <w:rPr>
          <w:rFonts w:ascii="Times New Roman" w:hAnsi="Times New Roman" w:cs="Times New Roman"/>
        </w:rPr>
        <w:t xml:space="preserve"> according to</w:t>
      </w:r>
      <w:r w:rsidR="00B04EB8">
        <w:rPr>
          <w:rFonts w:ascii="Times New Roman" w:hAnsi="Times New Roman" w:cs="Times New Roman"/>
        </w:rPr>
        <w:t xml:space="preserve"> the</w:t>
      </w:r>
      <w:r w:rsidR="00E85957" w:rsidRPr="00E968B5">
        <w:rPr>
          <w:rFonts w:ascii="Times New Roman" w:hAnsi="Times New Roman" w:cs="Times New Roman"/>
        </w:rPr>
        <w:t xml:space="preserve"> </w:t>
      </w:r>
      <w:r w:rsidR="00E85957" w:rsidRPr="005C3EF0">
        <w:rPr>
          <w:rFonts w:ascii="Times New Roman" w:hAnsi="Times New Roman" w:cs="Times New Roman"/>
          <w:i/>
        </w:rPr>
        <w:t>TEI</w:t>
      </w:r>
      <w:r w:rsidR="00E85957" w:rsidRPr="00E968B5">
        <w:rPr>
          <w:rFonts w:ascii="Times New Roman" w:hAnsi="Times New Roman" w:cs="Times New Roman"/>
          <w:i/>
        </w:rPr>
        <w:t xml:space="preserve"> Guidelines</w:t>
      </w:r>
      <w:r w:rsidR="00E85957" w:rsidRPr="00E968B5">
        <w:rPr>
          <w:rFonts w:ascii="Times New Roman" w:hAnsi="Times New Roman" w:cs="Times New Roman"/>
        </w:rPr>
        <w:t xml:space="preserve"> </w:t>
      </w:r>
      <w:r w:rsidR="0077109A" w:rsidRPr="00E968B5">
        <w:rPr>
          <w:rFonts w:ascii="Times New Roman" w:hAnsi="Times New Roman" w:cs="Times New Roman"/>
        </w:rPr>
        <w:t xml:space="preserve">from </w:t>
      </w:r>
      <w:r w:rsidR="00E85957" w:rsidRPr="00E968B5">
        <w:rPr>
          <w:rFonts w:ascii="Times New Roman" w:hAnsi="Times New Roman" w:cs="Times New Roman"/>
        </w:rPr>
        <w:t>2019</w:t>
      </w:r>
      <w:r w:rsidR="008B732C" w:rsidRPr="00E968B5">
        <w:rPr>
          <w:rFonts w:ascii="Times New Roman" w:hAnsi="Times New Roman" w:cs="Times New Roman"/>
        </w:rPr>
        <w:t>. The</w:t>
      </w:r>
      <w:r w:rsidR="003F3ABB">
        <w:rPr>
          <w:rFonts w:ascii="Times New Roman" w:hAnsi="Times New Roman" w:cs="Times New Roman"/>
        </w:rPr>
        <w:t>se</w:t>
      </w:r>
      <w:r w:rsidR="00B04EB8">
        <w:rPr>
          <w:rFonts w:ascii="Times New Roman" w:hAnsi="Times New Roman" w:cs="Times New Roman"/>
        </w:rPr>
        <w:t xml:space="preserve"> </w:t>
      </w:r>
      <w:r w:rsidR="003F3ABB">
        <w:rPr>
          <w:rFonts w:ascii="Times New Roman" w:hAnsi="Times New Roman" w:cs="Times New Roman"/>
        </w:rPr>
        <w:t>can be</w:t>
      </w:r>
      <w:r w:rsidR="003F3ABB" w:rsidRPr="00E968B5">
        <w:rPr>
          <w:rFonts w:ascii="Times New Roman" w:hAnsi="Times New Roman" w:cs="Times New Roman"/>
        </w:rPr>
        <w:t xml:space="preserve"> </w:t>
      </w:r>
      <w:r w:rsidR="008B732C" w:rsidRPr="00E968B5">
        <w:rPr>
          <w:rFonts w:ascii="Times New Roman" w:hAnsi="Times New Roman" w:cs="Times New Roman"/>
        </w:rPr>
        <w:t xml:space="preserve">used to produce a variety of </w:t>
      </w:r>
      <w:r w:rsidR="005C3EF0">
        <w:rPr>
          <w:rFonts w:ascii="Times New Roman" w:hAnsi="Times New Roman" w:cs="Times New Roman"/>
        </w:rPr>
        <w:t>digital</w:t>
      </w:r>
      <w:r w:rsidR="00E85957" w:rsidRPr="00E968B5">
        <w:rPr>
          <w:rFonts w:ascii="Times New Roman" w:hAnsi="Times New Roman" w:cs="Times New Roman"/>
        </w:rPr>
        <w:t xml:space="preserve"> texts, from simple </w:t>
      </w:r>
      <w:r w:rsidR="00E85957" w:rsidRPr="009B00E2">
        <w:rPr>
          <w:rFonts w:ascii="Times New Roman" w:hAnsi="Times New Roman" w:cs="Times New Roman"/>
        </w:rPr>
        <w:t>reading editions</w:t>
      </w:r>
      <w:r w:rsidR="00E85957" w:rsidRPr="00E968B5">
        <w:rPr>
          <w:rFonts w:ascii="Times New Roman" w:hAnsi="Times New Roman" w:cs="Times New Roman"/>
        </w:rPr>
        <w:t xml:space="preserve"> to scholarly critical</w:t>
      </w:r>
      <w:r w:rsidR="008B732C" w:rsidRPr="00E968B5">
        <w:rPr>
          <w:rFonts w:ascii="Times New Roman" w:hAnsi="Times New Roman" w:cs="Times New Roman"/>
        </w:rPr>
        <w:t xml:space="preserve"> editions, dictionaries and l</w:t>
      </w:r>
      <w:r w:rsidR="0024152C" w:rsidRPr="00E968B5">
        <w:rPr>
          <w:rFonts w:ascii="Times New Roman" w:hAnsi="Times New Roman" w:cs="Times New Roman"/>
        </w:rPr>
        <w:t>anguage</w:t>
      </w:r>
      <w:r w:rsidR="008B732C" w:rsidRPr="00E968B5">
        <w:rPr>
          <w:rFonts w:ascii="Times New Roman" w:hAnsi="Times New Roman" w:cs="Times New Roman"/>
        </w:rPr>
        <w:t xml:space="preserve"> corpora. </w:t>
      </w:r>
      <w:r w:rsidR="0024152C" w:rsidRPr="00E968B5">
        <w:rPr>
          <w:rFonts w:ascii="Times New Roman" w:hAnsi="Times New Roman" w:cs="Times New Roman"/>
        </w:rPr>
        <w:t xml:space="preserve">The digital </w:t>
      </w:r>
      <w:proofErr w:type="spellStart"/>
      <w:r w:rsidR="0024152C" w:rsidRPr="00E968B5">
        <w:rPr>
          <w:rFonts w:ascii="Times New Roman" w:hAnsi="Times New Roman" w:cs="Times New Roman"/>
        </w:rPr>
        <w:t>m</w:t>
      </w:r>
      <w:r w:rsidR="008B732C" w:rsidRPr="00E968B5">
        <w:rPr>
          <w:rFonts w:ascii="Times New Roman" w:hAnsi="Times New Roman" w:cs="Times New Roman"/>
        </w:rPr>
        <w:t>arkup</w:t>
      </w:r>
      <w:proofErr w:type="spellEnd"/>
      <w:r w:rsidR="0024152C" w:rsidRPr="00E968B5">
        <w:rPr>
          <w:rFonts w:ascii="Times New Roman" w:hAnsi="Times New Roman" w:cs="Times New Roman"/>
        </w:rPr>
        <w:t xml:space="preserve"> </w:t>
      </w:r>
      <w:r w:rsidR="008B732C" w:rsidRPr="00E968B5">
        <w:rPr>
          <w:rFonts w:ascii="Times New Roman" w:hAnsi="Times New Roman" w:cs="Times New Roman"/>
        </w:rPr>
        <w:t>means that the structural elements of the text (e</w:t>
      </w:r>
      <w:r w:rsidR="0024152C" w:rsidRPr="00E968B5">
        <w:rPr>
          <w:rFonts w:ascii="Times New Roman" w:hAnsi="Times New Roman" w:cs="Times New Roman"/>
        </w:rPr>
        <w:t>.</w:t>
      </w:r>
      <w:r w:rsidR="008B732C" w:rsidRPr="00E968B5">
        <w:rPr>
          <w:rFonts w:ascii="Times New Roman" w:hAnsi="Times New Roman" w:cs="Times New Roman"/>
        </w:rPr>
        <w:t>g</w:t>
      </w:r>
      <w:r w:rsidR="0024152C" w:rsidRPr="00E968B5">
        <w:rPr>
          <w:rFonts w:ascii="Times New Roman" w:hAnsi="Times New Roman" w:cs="Times New Roman"/>
        </w:rPr>
        <w:t>.,</w:t>
      </w:r>
      <w:r w:rsidR="008B732C" w:rsidRPr="00E968B5">
        <w:rPr>
          <w:rFonts w:ascii="Times New Roman" w:hAnsi="Times New Roman" w:cs="Times New Roman"/>
        </w:rPr>
        <w:t xml:space="preserve"> verses, </w:t>
      </w:r>
      <w:r w:rsidR="0024152C" w:rsidRPr="00E968B5">
        <w:rPr>
          <w:rFonts w:ascii="Times New Roman" w:hAnsi="Times New Roman" w:cs="Times New Roman"/>
        </w:rPr>
        <w:t>stanzas</w:t>
      </w:r>
      <w:r w:rsidR="008B732C" w:rsidRPr="00E968B5">
        <w:rPr>
          <w:rFonts w:ascii="Times New Roman" w:hAnsi="Times New Roman" w:cs="Times New Roman"/>
        </w:rPr>
        <w:t xml:space="preserve">, notes) are </w:t>
      </w:r>
      <w:r w:rsidR="0077109A" w:rsidRPr="00E968B5">
        <w:rPr>
          <w:rFonts w:ascii="Times New Roman" w:hAnsi="Times New Roman" w:cs="Times New Roman"/>
        </w:rPr>
        <w:t>encoded</w:t>
      </w:r>
      <w:r w:rsidR="008B732C" w:rsidRPr="00E968B5">
        <w:rPr>
          <w:rFonts w:ascii="Times New Roman" w:hAnsi="Times New Roman" w:cs="Times New Roman"/>
        </w:rPr>
        <w:t xml:space="preserve"> with </w:t>
      </w:r>
      <w:r w:rsidR="003F3ABB">
        <w:rPr>
          <w:rFonts w:ascii="Times New Roman" w:hAnsi="Times New Roman" w:cs="Times New Roman"/>
        </w:rPr>
        <w:t>TEI-defined</w:t>
      </w:r>
      <w:r w:rsidR="0024152C" w:rsidRPr="00E968B5">
        <w:rPr>
          <w:rFonts w:ascii="Times New Roman" w:hAnsi="Times New Roman" w:cs="Times New Roman"/>
        </w:rPr>
        <w:t xml:space="preserve"> </w:t>
      </w:r>
      <w:r w:rsidR="008B732C" w:rsidRPr="00E968B5">
        <w:rPr>
          <w:rFonts w:ascii="Times New Roman" w:hAnsi="Times New Roman" w:cs="Times New Roman"/>
        </w:rPr>
        <w:t xml:space="preserve">tags that the computer </w:t>
      </w:r>
      <w:r w:rsidR="003F3ABB">
        <w:rPr>
          <w:rFonts w:ascii="Times New Roman" w:hAnsi="Times New Roman" w:cs="Times New Roman"/>
        </w:rPr>
        <w:t>can</w:t>
      </w:r>
      <w:r w:rsidR="008B732C" w:rsidRPr="00E968B5">
        <w:rPr>
          <w:rFonts w:ascii="Times New Roman" w:hAnsi="Times New Roman" w:cs="Times New Roman"/>
        </w:rPr>
        <w:t xml:space="preserve"> then recogni</w:t>
      </w:r>
      <w:r w:rsidR="00B04EB8">
        <w:rPr>
          <w:rFonts w:ascii="Times New Roman" w:hAnsi="Times New Roman" w:cs="Times New Roman"/>
        </w:rPr>
        <w:t>s</w:t>
      </w:r>
      <w:r w:rsidR="008B732C" w:rsidRPr="00E968B5">
        <w:rPr>
          <w:rFonts w:ascii="Times New Roman" w:hAnsi="Times New Roman" w:cs="Times New Roman"/>
        </w:rPr>
        <w:t xml:space="preserve">e. </w:t>
      </w:r>
      <w:r w:rsidR="00B04EB8">
        <w:rPr>
          <w:rFonts w:ascii="Times New Roman" w:hAnsi="Times New Roman" w:cs="Times New Roman"/>
        </w:rPr>
        <w:t xml:space="preserve">The </w:t>
      </w:r>
      <w:r w:rsidR="008B732C" w:rsidRPr="00E968B5">
        <w:rPr>
          <w:rFonts w:ascii="Times New Roman" w:hAnsi="Times New Roman" w:cs="Times New Roman"/>
        </w:rPr>
        <w:t>TEI recommendations consist of descripti</w:t>
      </w:r>
      <w:r w:rsidR="00725AD6" w:rsidRPr="00E968B5">
        <w:rPr>
          <w:rFonts w:ascii="Times New Roman" w:hAnsi="Times New Roman" w:cs="Times New Roman"/>
        </w:rPr>
        <w:t>ons</w:t>
      </w:r>
      <w:r w:rsidR="008B732C" w:rsidRPr="00E968B5">
        <w:rPr>
          <w:rFonts w:ascii="Times New Roman" w:hAnsi="Times New Roman" w:cs="Times New Roman"/>
        </w:rPr>
        <w:t xml:space="preserve"> of the tags </w:t>
      </w:r>
      <w:r w:rsidR="00725AD6" w:rsidRPr="00E968B5">
        <w:rPr>
          <w:rFonts w:ascii="Times New Roman" w:hAnsi="Times New Roman" w:cs="Times New Roman"/>
        </w:rPr>
        <w:t xml:space="preserve">rendered </w:t>
      </w:r>
      <w:r w:rsidR="008B732C" w:rsidRPr="00E968B5">
        <w:rPr>
          <w:rFonts w:ascii="Times New Roman" w:hAnsi="Times New Roman" w:cs="Times New Roman"/>
        </w:rPr>
        <w:t xml:space="preserve">in the </w:t>
      </w:r>
      <w:r w:rsidR="00725AD6" w:rsidRPr="00E968B5">
        <w:rPr>
          <w:rFonts w:ascii="Times New Roman" w:hAnsi="Times New Roman" w:cs="Times New Roman"/>
        </w:rPr>
        <w:t xml:space="preserve">XML </w:t>
      </w:r>
      <w:proofErr w:type="spellStart"/>
      <w:r w:rsidR="008B732C" w:rsidRPr="00E968B5">
        <w:rPr>
          <w:rFonts w:ascii="Times New Roman" w:hAnsi="Times New Roman" w:cs="Times New Roman"/>
        </w:rPr>
        <w:t>markup</w:t>
      </w:r>
      <w:proofErr w:type="spellEnd"/>
      <w:r w:rsidR="008B732C" w:rsidRPr="00E968B5">
        <w:rPr>
          <w:rFonts w:ascii="Times New Roman" w:hAnsi="Times New Roman" w:cs="Times New Roman"/>
        </w:rPr>
        <w:t xml:space="preserve"> language</w:t>
      </w:r>
      <w:r w:rsidR="003F3ABB">
        <w:rPr>
          <w:rFonts w:ascii="Times New Roman" w:hAnsi="Times New Roman" w:cs="Times New Roman"/>
        </w:rPr>
        <w:t>, which</w:t>
      </w:r>
      <w:r w:rsidR="008B732C" w:rsidRPr="00E968B5">
        <w:rPr>
          <w:rFonts w:ascii="Times New Roman" w:hAnsi="Times New Roman" w:cs="Times New Roman"/>
        </w:rPr>
        <w:t xml:space="preserve"> can be defined as an open </w:t>
      </w:r>
      <w:r w:rsidR="00725AD6" w:rsidRPr="00E968B5">
        <w:rPr>
          <w:rFonts w:ascii="Times New Roman" w:hAnsi="Times New Roman" w:cs="Times New Roman"/>
        </w:rPr>
        <w:t xml:space="preserve">encoding </w:t>
      </w:r>
      <w:r w:rsidR="008B732C" w:rsidRPr="00E968B5">
        <w:rPr>
          <w:rFonts w:ascii="Times New Roman" w:hAnsi="Times New Roman" w:cs="Times New Roman"/>
        </w:rPr>
        <w:t xml:space="preserve">standard </w:t>
      </w:r>
      <w:r w:rsidR="0077109A" w:rsidRPr="00E968B5">
        <w:rPr>
          <w:rFonts w:ascii="Times New Roman" w:hAnsi="Times New Roman" w:cs="Times New Roman"/>
        </w:rPr>
        <w:t>focused</w:t>
      </w:r>
      <w:r w:rsidR="008B732C" w:rsidRPr="00E968B5">
        <w:rPr>
          <w:rFonts w:ascii="Times New Roman" w:hAnsi="Times New Roman" w:cs="Times New Roman"/>
        </w:rPr>
        <w:t xml:space="preserve"> </w:t>
      </w:r>
      <w:r w:rsidR="00725AD6" w:rsidRPr="00E968B5">
        <w:rPr>
          <w:rFonts w:ascii="Times New Roman" w:hAnsi="Times New Roman" w:cs="Times New Roman"/>
        </w:rPr>
        <w:t xml:space="preserve">not </w:t>
      </w:r>
      <w:r w:rsidR="0077109A" w:rsidRPr="00E968B5">
        <w:rPr>
          <w:rFonts w:ascii="Times New Roman" w:hAnsi="Times New Roman" w:cs="Times New Roman"/>
        </w:rPr>
        <w:t>on</w:t>
      </w:r>
      <w:r w:rsidR="00725AD6" w:rsidRPr="00E968B5">
        <w:rPr>
          <w:rFonts w:ascii="Times New Roman" w:hAnsi="Times New Roman" w:cs="Times New Roman"/>
        </w:rPr>
        <w:t xml:space="preserve"> the display but </w:t>
      </w:r>
      <w:r w:rsidR="008B732C" w:rsidRPr="00E968B5">
        <w:rPr>
          <w:rFonts w:ascii="Times New Roman" w:hAnsi="Times New Roman" w:cs="Times New Roman"/>
        </w:rPr>
        <w:t>o</w:t>
      </w:r>
      <w:r w:rsidR="0077109A" w:rsidRPr="00E968B5">
        <w:rPr>
          <w:rFonts w:ascii="Times New Roman" w:hAnsi="Times New Roman" w:cs="Times New Roman"/>
        </w:rPr>
        <w:t>n</w:t>
      </w:r>
      <w:r w:rsidR="008B732C" w:rsidRPr="00E968B5">
        <w:rPr>
          <w:rFonts w:ascii="Times New Roman" w:hAnsi="Times New Roman" w:cs="Times New Roman"/>
        </w:rPr>
        <w:t xml:space="preserve"> the structure and internal </w:t>
      </w:r>
      <w:r w:rsidR="00725AD6" w:rsidRPr="00E968B5">
        <w:rPr>
          <w:rFonts w:ascii="Times New Roman" w:hAnsi="Times New Roman" w:cs="Times New Roman"/>
        </w:rPr>
        <w:t xml:space="preserve">relations of the </w:t>
      </w:r>
      <w:r w:rsidR="008B732C" w:rsidRPr="00E968B5">
        <w:rPr>
          <w:rFonts w:ascii="Times New Roman" w:hAnsi="Times New Roman" w:cs="Times New Roman"/>
        </w:rPr>
        <w:t xml:space="preserve">data. </w:t>
      </w:r>
      <w:r w:rsidR="00A22E38" w:rsidRPr="00E968B5">
        <w:rPr>
          <w:rFonts w:ascii="Times New Roman" w:hAnsi="Times New Roman" w:cs="Times New Roman"/>
        </w:rPr>
        <w:t>W</w:t>
      </w:r>
      <w:r w:rsidR="008B732C" w:rsidRPr="00E968B5">
        <w:rPr>
          <w:rFonts w:ascii="Times New Roman" w:hAnsi="Times New Roman" w:cs="Times New Roman"/>
        </w:rPr>
        <w:t xml:space="preserve">e can </w:t>
      </w:r>
      <w:r w:rsidR="00A22E38" w:rsidRPr="00E968B5">
        <w:rPr>
          <w:rFonts w:ascii="Times New Roman" w:hAnsi="Times New Roman" w:cs="Times New Roman"/>
        </w:rPr>
        <w:t xml:space="preserve">use these </w:t>
      </w:r>
      <w:r w:rsidR="000447AC" w:rsidRPr="00E968B5">
        <w:rPr>
          <w:rFonts w:ascii="Times New Roman" w:hAnsi="Times New Roman" w:cs="Times New Roman"/>
        </w:rPr>
        <w:t>tags</w:t>
      </w:r>
      <w:r w:rsidR="00A22E38" w:rsidRPr="00E968B5">
        <w:rPr>
          <w:rFonts w:ascii="Times New Roman" w:hAnsi="Times New Roman" w:cs="Times New Roman"/>
        </w:rPr>
        <w:t xml:space="preserve"> to </w:t>
      </w:r>
      <w:r w:rsidR="000447AC" w:rsidRPr="00E968B5">
        <w:rPr>
          <w:rFonts w:ascii="Times New Roman" w:hAnsi="Times New Roman" w:cs="Times New Roman"/>
        </w:rPr>
        <w:t>mark</w:t>
      </w:r>
      <w:r w:rsidR="008B732C" w:rsidRPr="00E968B5">
        <w:rPr>
          <w:rFonts w:ascii="Times New Roman" w:hAnsi="Times New Roman" w:cs="Times New Roman"/>
        </w:rPr>
        <w:t xml:space="preserve"> in </w:t>
      </w:r>
      <w:r w:rsidR="008B732C" w:rsidRPr="00E968B5">
        <w:rPr>
          <w:rFonts w:ascii="Times New Roman" w:hAnsi="Times New Roman" w:cs="Times New Roman"/>
        </w:rPr>
        <w:lastRenderedPageBreak/>
        <w:t xml:space="preserve">the electronic </w:t>
      </w:r>
      <w:r w:rsidR="00A22E38" w:rsidRPr="00E968B5">
        <w:rPr>
          <w:rFonts w:ascii="Times New Roman" w:hAnsi="Times New Roman" w:cs="Times New Roman"/>
        </w:rPr>
        <w:t>encoding</w:t>
      </w:r>
      <w:r w:rsidR="008B732C" w:rsidRPr="00E968B5">
        <w:rPr>
          <w:rFonts w:ascii="Times New Roman" w:hAnsi="Times New Roman" w:cs="Times New Roman"/>
        </w:rPr>
        <w:t xml:space="preserve"> the desired structure and other characteristics of the text (</w:t>
      </w:r>
      <w:proofErr w:type="spellStart"/>
      <w:r w:rsidR="008B732C" w:rsidRPr="00E968B5">
        <w:rPr>
          <w:rFonts w:ascii="Times New Roman" w:hAnsi="Times New Roman" w:cs="Times New Roman"/>
        </w:rPr>
        <w:t>Ogrin</w:t>
      </w:r>
      <w:proofErr w:type="spellEnd"/>
      <w:r w:rsidR="008B732C" w:rsidRPr="00E968B5">
        <w:rPr>
          <w:rFonts w:ascii="Times New Roman" w:hAnsi="Times New Roman" w:cs="Times New Roman"/>
        </w:rPr>
        <w:t xml:space="preserve"> and </w:t>
      </w:r>
      <w:proofErr w:type="spellStart"/>
      <w:r w:rsidR="008B732C" w:rsidRPr="00E968B5">
        <w:rPr>
          <w:rFonts w:ascii="Times New Roman" w:hAnsi="Times New Roman" w:cs="Times New Roman"/>
        </w:rPr>
        <w:t>Erjavec</w:t>
      </w:r>
      <w:proofErr w:type="spellEnd"/>
      <w:r w:rsidR="008B732C" w:rsidRPr="00E968B5">
        <w:rPr>
          <w:rFonts w:ascii="Times New Roman" w:hAnsi="Times New Roman" w:cs="Times New Roman"/>
        </w:rPr>
        <w:t xml:space="preserve"> 2009; </w:t>
      </w:r>
      <w:proofErr w:type="spellStart"/>
      <w:r w:rsidR="008B732C" w:rsidRPr="00E968B5">
        <w:rPr>
          <w:rFonts w:ascii="Times New Roman" w:hAnsi="Times New Roman" w:cs="Times New Roman"/>
        </w:rPr>
        <w:t>Ogrin</w:t>
      </w:r>
      <w:proofErr w:type="spellEnd"/>
      <w:r w:rsidR="008B732C" w:rsidRPr="00E968B5">
        <w:rPr>
          <w:rFonts w:ascii="Times New Roman" w:hAnsi="Times New Roman" w:cs="Times New Roman"/>
        </w:rPr>
        <w:t xml:space="preserve"> 2005, 14; Hockey 2000, 24). In this way, we have</w:t>
      </w:r>
      <w:r w:rsidR="009A04D3">
        <w:rPr>
          <w:rFonts w:ascii="Times New Roman" w:hAnsi="Times New Roman" w:cs="Times New Roman"/>
        </w:rPr>
        <w:t>,</w:t>
      </w:r>
      <w:r w:rsidR="008B732C" w:rsidRPr="00E968B5">
        <w:rPr>
          <w:rFonts w:ascii="Times New Roman" w:hAnsi="Times New Roman" w:cs="Times New Roman"/>
        </w:rPr>
        <w:t xml:space="preserve"> </w:t>
      </w:r>
      <w:r w:rsidR="009A04D3" w:rsidRPr="00E968B5">
        <w:rPr>
          <w:rFonts w:ascii="Times New Roman" w:hAnsi="Times New Roman" w:cs="Times New Roman"/>
        </w:rPr>
        <w:t>since 2004</w:t>
      </w:r>
      <w:r w:rsidR="009A04D3">
        <w:rPr>
          <w:rFonts w:ascii="Times New Roman" w:hAnsi="Times New Roman" w:cs="Times New Roman"/>
        </w:rPr>
        <w:t>,</w:t>
      </w:r>
      <w:r w:rsidR="009A04D3" w:rsidRPr="00E968B5">
        <w:rPr>
          <w:rFonts w:ascii="Times New Roman" w:hAnsi="Times New Roman" w:cs="Times New Roman"/>
        </w:rPr>
        <w:t xml:space="preserve"> </w:t>
      </w:r>
      <w:r w:rsidR="008B732C" w:rsidRPr="00E968B5">
        <w:rPr>
          <w:rFonts w:ascii="Times New Roman" w:hAnsi="Times New Roman" w:cs="Times New Roman"/>
        </w:rPr>
        <w:t xml:space="preserve">prepared nine editions of the </w:t>
      </w:r>
      <w:proofErr w:type="spellStart"/>
      <w:r w:rsidR="008B732C" w:rsidRPr="00E968B5">
        <w:rPr>
          <w:rFonts w:ascii="Times New Roman" w:hAnsi="Times New Roman" w:cs="Times New Roman"/>
        </w:rPr>
        <w:t>eZISS</w:t>
      </w:r>
      <w:proofErr w:type="spellEnd"/>
      <w:r w:rsidR="008B732C" w:rsidRPr="00E968B5">
        <w:rPr>
          <w:rFonts w:ascii="Times New Roman" w:hAnsi="Times New Roman" w:cs="Times New Roman"/>
        </w:rPr>
        <w:t xml:space="preserve"> library </w:t>
      </w:r>
      <w:r w:rsidR="00C56D6E">
        <w:rPr>
          <w:rFonts w:ascii="Times New Roman" w:hAnsi="Times New Roman" w:cs="Times New Roman"/>
        </w:rPr>
        <w:t>–</w:t>
      </w:r>
      <w:r w:rsidR="008B732C" w:rsidRPr="00E968B5">
        <w:rPr>
          <w:rFonts w:ascii="Times New Roman" w:hAnsi="Times New Roman" w:cs="Times New Roman"/>
        </w:rPr>
        <w:t xml:space="preserve"> </w:t>
      </w:r>
      <w:r w:rsidR="008B732C" w:rsidRPr="00E968B5">
        <w:rPr>
          <w:rFonts w:ascii="Times New Roman" w:hAnsi="Times New Roman" w:cs="Times New Roman"/>
          <w:i/>
        </w:rPr>
        <w:t>Digital Scholarly Editions of Slovenian Literature</w:t>
      </w:r>
      <w:r w:rsidR="001C49C7" w:rsidRPr="00E968B5">
        <w:rPr>
          <w:rFonts w:ascii="Times New Roman" w:hAnsi="Times New Roman" w:cs="Times New Roman"/>
        </w:rPr>
        <w:t xml:space="preserve"> (</w:t>
      </w:r>
      <w:proofErr w:type="spellStart"/>
      <w:r w:rsidR="001C49C7" w:rsidRPr="00E968B5">
        <w:rPr>
          <w:rFonts w:ascii="Times New Roman" w:hAnsi="Times New Roman" w:cs="Times New Roman"/>
        </w:rPr>
        <w:t>Ogrin</w:t>
      </w:r>
      <w:proofErr w:type="spellEnd"/>
      <w:r w:rsidR="001C49C7" w:rsidRPr="00E968B5">
        <w:rPr>
          <w:rFonts w:ascii="Times New Roman" w:hAnsi="Times New Roman" w:cs="Times New Roman"/>
        </w:rPr>
        <w:t xml:space="preserve"> and </w:t>
      </w:r>
      <w:proofErr w:type="spellStart"/>
      <w:r w:rsidR="001C49C7" w:rsidRPr="00E968B5">
        <w:rPr>
          <w:rFonts w:ascii="Times New Roman" w:hAnsi="Times New Roman" w:cs="Times New Roman"/>
        </w:rPr>
        <w:t>Erjavec</w:t>
      </w:r>
      <w:proofErr w:type="spellEnd"/>
      <w:r w:rsidR="001C49C7" w:rsidRPr="00E968B5">
        <w:rPr>
          <w:rFonts w:ascii="Times New Roman" w:hAnsi="Times New Roman" w:cs="Times New Roman"/>
        </w:rPr>
        <w:t xml:space="preserve"> 2009)</w:t>
      </w:r>
      <w:r w:rsidR="009A04D3">
        <w:rPr>
          <w:rFonts w:ascii="Times New Roman" w:hAnsi="Times New Roman" w:cs="Times New Roman"/>
        </w:rPr>
        <w:t>.</w:t>
      </w:r>
    </w:p>
    <w:p w14:paraId="583CC2DD" w14:textId="5C0DB72A" w:rsidR="00A22E38" w:rsidRPr="00E968B5" w:rsidRDefault="00AC0502" w:rsidP="0008360C">
      <w:pPr>
        <w:spacing w:line="360" w:lineRule="auto"/>
        <w:jc w:val="both"/>
        <w:rPr>
          <w:rFonts w:ascii="Times New Roman" w:hAnsi="Times New Roman" w:cs="Times New Roman"/>
        </w:rPr>
      </w:pPr>
      <w:r>
        <w:rPr>
          <w:rFonts w:ascii="Times New Roman" w:hAnsi="Times New Roman" w:cs="Times New Roman"/>
        </w:rPr>
        <w:tab/>
      </w:r>
      <w:r w:rsidR="00A22E38" w:rsidRPr="00E968B5">
        <w:rPr>
          <w:rFonts w:ascii="Times New Roman" w:hAnsi="Times New Roman" w:cs="Times New Roman"/>
        </w:rPr>
        <w:t xml:space="preserve">In the following paragraphs, we present </w:t>
      </w:r>
      <w:proofErr w:type="spellStart"/>
      <w:r w:rsidR="000447AC" w:rsidRPr="009B00E2">
        <w:rPr>
          <w:rFonts w:ascii="Times New Roman" w:hAnsi="Times New Roman" w:cs="Times New Roman"/>
          <w:i/>
        </w:rPr>
        <w:t>Foglar’s</w:t>
      </w:r>
      <w:proofErr w:type="spellEnd"/>
      <w:r w:rsidR="000447AC" w:rsidRPr="009B00E2">
        <w:rPr>
          <w:rFonts w:ascii="Times New Roman" w:hAnsi="Times New Roman" w:cs="Times New Roman"/>
          <w:i/>
        </w:rPr>
        <w:t xml:space="preserve"> </w:t>
      </w:r>
      <w:r w:rsidR="00D56F85">
        <w:rPr>
          <w:rFonts w:ascii="Times New Roman" w:hAnsi="Times New Roman" w:cs="Times New Roman"/>
          <w:i/>
        </w:rPr>
        <w:t>M</w:t>
      </w:r>
      <w:r w:rsidR="00A22E38" w:rsidRPr="009B00E2">
        <w:rPr>
          <w:rFonts w:ascii="Times New Roman" w:hAnsi="Times New Roman" w:cs="Times New Roman"/>
          <w:i/>
        </w:rPr>
        <w:t>anuscript</w:t>
      </w:r>
      <w:r w:rsidR="00D06926" w:rsidRPr="00E968B5">
        <w:rPr>
          <w:rFonts w:ascii="Times New Roman" w:hAnsi="Times New Roman" w:cs="Times New Roman"/>
        </w:rPr>
        <w:t xml:space="preserve">, the selected base text, </w:t>
      </w:r>
      <w:r w:rsidR="00A22E38" w:rsidRPr="00E968B5">
        <w:rPr>
          <w:rFonts w:ascii="Times New Roman" w:hAnsi="Times New Roman" w:cs="Times New Roman"/>
        </w:rPr>
        <w:t>in a diplomatic transcript</w:t>
      </w:r>
      <w:r w:rsidR="00D9135A" w:rsidRPr="00E968B5">
        <w:rPr>
          <w:rFonts w:ascii="Times New Roman" w:hAnsi="Times New Roman" w:cs="Times New Roman"/>
        </w:rPr>
        <w:t>,</w:t>
      </w:r>
      <w:r w:rsidR="00A22E38" w:rsidRPr="00E968B5">
        <w:rPr>
          <w:rFonts w:ascii="Times New Roman" w:hAnsi="Times New Roman" w:cs="Times New Roman"/>
        </w:rPr>
        <w:t xml:space="preserve"> </w:t>
      </w:r>
      <w:r w:rsidR="00FB785D" w:rsidRPr="00E968B5">
        <w:rPr>
          <w:rFonts w:ascii="Times New Roman" w:hAnsi="Times New Roman" w:cs="Times New Roman"/>
        </w:rPr>
        <w:t xml:space="preserve">along with </w:t>
      </w:r>
      <w:r w:rsidR="00A22E38" w:rsidRPr="00E968B5">
        <w:rPr>
          <w:rFonts w:ascii="Times New Roman" w:hAnsi="Times New Roman" w:cs="Times New Roman"/>
        </w:rPr>
        <w:t>its variant</w:t>
      </w:r>
      <w:r w:rsidR="00D06926" w:rsidRPr="00E968B5">
        <w:rPr>
          <w:rFonts w:ascii="Times New Roman" w:hAnsi="Times New Roman" w:cs="Times New Roman"/>
        </w:rPr>
        <w:t xml:space="preserve"> reading</w:t>
      </w:r>
      <w:r w:rsidR="00A22E38" w:rsidRPr="00E968B5">
        <w:rPr>
          <w:rFonts w:ascii="Times New Roman" w:hAnsi="Times New Roman" w:cs="Times New Roman"/>
        </w:rPr>
        <w:t xml:space="preserve">s in </w:t>
      </w:r>
      <w:r w:rsidR="00D06926" w:rsidRPr="00E968B5">
        <w:rPr>
          <w:rFonts w:ascii="Times New Roman" w:hAnsi="Times New Roman" w:cs="Times New Roman"/>
        </w:rPr>
        <w:t xml:space="preserve">the </w:t>
      </w:r>
      <w:r w:rsidR="00A22E38" w:rsidRPr="00E968B5">
        <w:rPr>
          <w:rFonts w:ascii="Times New Roman" w:hAnsi="Times New Roman" w:cs="Times New Roman"/>
        </w:rPr>
        <w:t xml:space="preserve">preserved versions of </w:t>
      </w:r>
      <w:r w:rsidR="00D06926" w:rsidRPr="00E968B5">
        <w:rPr>
          <w:rFonts w:ascii="Times New Roman" w:hAnsi="Times New Roman" w:cs="Times New Roman"/>
        </w:rPr>
        <w:t>the hymn</w:t>
      </w:r>
      <w:r w:rsidR="00D9135A" w:rsidRPr="00E968B5">
        <w:rPr>
          <w:rFonts w:ascii="Times New Roman" w:hAnsi="Times New Roman" w:cs="Times New Roman"/>
        </w:rPr>
        <w:t>s</w:t>
      </w:r>
      <w:r w:rsidR="00A22E38" w:rsidRPr="00E968B5">
        <w:rPr>
          <w:rFonts w:ascii="Times New Roman" w:hAnsi="Times New Roman" w:cs="Times New Roman"/>
        </w:rPr>
        <w:t xml:space="preserve"> in other manuscripts and prints. </w:t>
      </w:r>
      <w:r w:rsidR="00D9135A" w:rsidRPr="00E968B5">
        <w:rPr>
          <w:rFonts w:ascii="Times New Roman" w:hAnsi="Times New Roman" w:cs="Times New Roman"/>
        </w:rPr>
        <w:t>The d</w:t>
      </w:r>
      <w:r w:rsidR="00A22E38" w:rsidRPr="00E968B5">
        <w:rPr>
          <w:rFonts w:ascii="Times New Roman" w:hAnsi="Times New Roman" w:cs="Times New Roman"/>
        </w:rPr>
        <w:t xml:space="preserve">iplomatic transcript is important not only </w:t>
      </w:r>
      <w:r w:rsidR="000447AC" w:rsidRPr="00E968B5">
        <w:rPr>
          <w:rFonts w:ascii="Times New Roman" w:hAnsi="Times New Roman" w:cs="Times New Roman"/>
        </w:rPr>
        <w:t>for</w:t>
      </w:r>
      <w:r w:rsidR="00A22E38" w:rsidRPr="00E968B5">
        <w:rPr>
          <w:rFonts w:ascii="Times New Roman" w:hAnsi="Times New Roman" w:cs="Times New Roman"/>
        </w:rPr>
        <w:t xml:space="preserve"> </w:t>
      </w:r>
      <w:r w:rsidR="005C3EF0">
        <w:rPr>
          <w:rFonts w:ascii="Times New Roman" w:hAnsi="Times New Roman" w:cs="Times New Roman"/>
        </w:rPr>
        <w:t>locating</w:t>
      </w:r>
      <w:r w:rsidR="00A22E38" w:rsidRPr="00E968B5">
        <w:rPr>
          <w:rFonts w:ascii="Times New Roman" w:hAnsi="Times New Roman" w:cs="Times New Roman"/>
        </w:rPr>
        <w:t xml:space="preserve"> the original version of the text, but also for comparing versions on all levels of the language</w:t>
      </w:r>
      <w:r w:rsidR="000447AC" w:rsidRPr="00E968B5">
        <w:rPr>
          <w:rFonts w:ascii="Times New Roman" w:hAnsi="Times New Roman" w:cs="Times New Roman"/>
        </w:rPr>
        <w:t>. B</w:t>
      </w:r>
      <w:r w:rsidR="00D9135A" w:rsidRPr="00E968B5">
        <w:rPr>
          <w:rFonts w:ascii="Times New Roman" w:hAnsi="Times New Roman" w:cs="Times New Roman"/>
        </w:rPr>
        <w:t>y</w:t>
      </w:r>
      <w:r w:rsidR="00A22E38" w:rsidRPr="00E968B5">
        <w:rPr>
          <w:rFonts w:ascii="Times New Roman" w:hAnsi="Times New Roman" w:cs="Times New Roman"/>
        </w:rPr>
        <w:t xml:space="preserve"> using suitable web tools, </w:t>
      </w:r>
      <w:r w:rsidR="00995413">
        <w:rPr>
          <w:rFonts w:ascii="Times New Roman" w:hAnsi="Times New Roman" w:cs="Times New Roman"/>
        </w:rPr>
        <w:t xml:space="preserve">we can </w:t>
      </w:r>
      <w:r w:rsidR="00A22E38" w:rsidRPr="00E968B5">
        <w:rPr>
          <w:rFonts w:ascii="Times New Roman" w:hAnsi="Times New Roman" w:cs="Times New Roman"/>
        </w:rPr>
        <w:t xml:space="preserve">also study the </w:t>
      </w:r>
      <w:r w:rsidR="000C1240" w:rsidRPr="00E968B5">
        <w:rPr>
          <w:rFonts w:ascii="Times New Roman" w:hAnsi="Times New Roman" w:cs="Times New Roman"/>
        </w:rPr>
        <w:t>stanza</w:t>
      </w:r>
      <w:r w:rsidR="00A22E38" w:rsidRPr="00E968B5">
        <w:rPr>
          <w:rFonts w:ascii="Times New Roman" w:hAnsi="Times New Roman" w:cs="Times New Roman"/>
        </w:rPr>
        <w:t xml:space="preserve"> forms, verse and metr</w:t>
      </w:r>
      <w:r w:rsidR="004A0459">
        <w:rPr>
          <w:rFonts w:ascii="Times New Roman" w:hAnsi="Times New Roman" w:cs="Times New Roman"/>
        </w:rPr>
        <w:t>e</w:t>
      </w:r>
      <w:r w:rsidR="00A22E38" w:rsidRPr="00E968B5">
        <w:rPr>
          <w:rFonts w:ascii="Times New Roman" w:hAnsi="Times New Roman" w:cs="Times New Roman"/>
        </w:rPr>
        <w:t xml:space="preserve">. In addition to </w:t>
      </w:r>
      <w:r w:rsidR="004A0459">
        <w:rPr>
          <w:rFonts w:ascii="Times New Roman" w:hAnsi="Times New Roman" w:cs="Times New Roman"/>
        </w:rPr>
        <w:t>a</w:t>
      </w:r>
      <w:r w:rsidR="004A0459" w:rsidRPr="00E968B5">
        <w:rPr>
          <w:rFonts w:ascii="Times New Roman" w:hAnsi="Times New Roman" w:cs="Times New Roman"/>
        </w:rPr>
        <w:t xml:space="preserve"> </w:t>
      </w:r>
      <w:r w:rsidR="00A22E38" w:rsidRPr="00E968B5">
        <w:rPr>
          <w:rFonts w:ascii="Times New Roman" w:hAnsi="Times New Roman" w:cs="Times New Roman"/>
        </w:rPr>
        <w:t xml:space="preserve">presentation of selected tools, we were interested </w:t>
      </w:r>
      <w:r w:rsidR="00A22E38" w:rsidRPr="009B00E2">
        <w:rPr>
          <w:rFonts w:ascii="Times New Roman" w:hAnsi="Times New Roman" w:cs="Times New Roman"/>
        </w:rPr>
        <w:t xml:space="preserve">in </w:t>
      </w:r>
      <w:r w:rsidR="000C1240" w:rsidRPr="009B00E2">
        <w:rPr>
          <w:rFonts w:ascii="Times New Roman" w:hAnsi="Times New Roman" w:cs="Times New Roman"/>
        </w:rPr>
        <w:t xml:space="preserve">the </w:t>
      </w:r>
      <w:r w:rsidR="00A22E38" w:rsidRPr="009B00E2">
        <w:rPr>
          <w:rFonts w:ascii="Times New Roman" w:hAnsi="Times New Roman" w:cs="Times New Roman"/>
        </w:rPr>
        <w:t xml:space="preserve">different </w:t>
      </w:r>
      <w:r w:rsidR="000447AC" w:rsidRPr="009B00E2">
        <w:rPr>
          <w:rFonts w:ascii="Times New Roman" w:hAnsi="Times New Roman" w:cs="Times New Roman"/>
        </w:rPr>
        <w:t xml:space="preserve">kinds of </w:t>
      </w:r>
      <w:r w:rsidR="00A22E38" w:rsidRPr="009B00E2">
        <w:rPr>
          <w:rFonts w:ascii="Times New Roman" w:hAnsi="Times New Roman" w:cs="Times New Roman"/>
        </w:rPr>
        <w:t>display</w:t>
      </w:r>
      <w:r w:rsidR="00A22E38" w:rsidRPr="00E968B5">
        <w:rPr>
          <w:rFonts w:ascii="Times New Roman" w:hAnsi="Times New Roman" w:cs="Times New Roman"/>
        </w:rPr>
        <w:t xml:space="preserve"> of the </w:t>
      </w:r>
      <w:r w:rsidR="008F66CA">
        <w:rPr>
          <w:rFonts w:ascii="Times New Roman" w:hAnsi="Times New Roman" w:cs="Times New Roman"/>
        </w:rPr>
        <w:t>digital</w:t>
      </w:r>
      <w:r w:rsidR="00A22E38" w:rsidRPr="00E968B5">
        <w:rPr>
          <w:rFonts w:ascii="Times New Roman" w:hAnsi="Times New Roman" w:cs="Times New Roman"/>
        </w:rPr>
        <w:t xml:space="preserve"> diplomatic text in the HTML </w:t>
      </w:r>
      <w:r w:rsidR="000447AC" w:rsidRPr="00E968B5">
        <w:rPr>
          <w:rFonts w:ascii="Times New Roman" w:hAnsi="Times New Roman" w:cs="Times New Roman"/>
        </w:rPr>
        <w:t>layout</w:t>
      </w:r>
      <w:r w:rsidR="00A22E38" w:rsidRPr="00E968B5">
        <w:rPr>
          <w:rFonts w:ascii="Times New Roman" w:hAnsi="Times New Roman" w:cs="Times New Roman"/>
        </w:rPr>
        <w:t>.</w:t>
      </w:r>
    </w:p>
    <w:p w14:paraId="30015619" w14:textId="77777777" w:rsidR="00FD4308" w:rsidRPr="00E968B5" w:rsidRDefault="00FD4308" w:rsidP="00E96931">
      <w:pPr>
        <w:spacing w:line="360" w:lineRule="auto"/>
        <w:jc w:val="both"/>
        <w:rPr>
          <w:rFonts w:ascii="Times New Roman" w:hAnsi="Times New Roman" w:cs="Times New Roman"/>
        </w:rPr>
      </w:pPr>
    </w:p>
    <w:p w14:paraId="3E50CB75" w14:textId="77777777" w:rsidR="00CF7096" w:rsidRPr="00E968B5" w:rsidRDefault="00CA0ED1" w:rsidP="00CF7096">
      <w:pPr>
        <w:spacing w:line="360" w:lineRule="auto"/>
        <w:jc w:val="center"/>
        <w:rPr>
          <w:rFonts w:ascii="Times New Roman" w:hAnsi="Times New Roman" w:cs="Times New Roman"/>
          <w:b/>
        </w:rPr>
      </w:pPr>
      <w:r w:rsidRPr="00E968B5">
        <w:rPr>
          <w:rFonts w:ascii="Times New Roman" w:hAnsi="Times New Roman" w:cs="Times New Roman"/>
          <w:b/>
        </w:rPr>
        <w:t>The text corpus</w:t>
      </w:r>
    </w:p>
    <w:p w14:paraId="3C9A2132" w14:textId="77777777" w:rsidR="00CF7096" w:rsidRPr="00E968B5" w:rsidRDefault="00CF7096" w:rsidP="00E96931">
      <w:pPr>
        <w:spacing w:line="360" w:lineRule="auto"/>
        <w:jc w:val="both"/>
        <w:rPr>
          <w:rFonts w:ascii="Times New Roman" w:hAnsi="Times New Roman" w:cs="Times New Roman"/>
        </w:rPr>
      </w:pPr>
    </w:p>
    <w:p w14:paraId="7FF83EE5" w14:textId="1538BCF2" w:rsidR="000D766A" w:rsidRPr="00E968B5" w:rsidRDefault="00AC0502" w:rsidP="00F73868">
      <w:pPr>
        <w:spacing w:line="360" w:lineRule="auto"/>
        <w:jc w:val="both"/>
        <w:rPr>
          <w:rFonts w:ascii="Times New Roman" w:hAnsi="Times New Roman" w:cs="Times New Roman"/>
        </w:rPr>
      </w:pPr>
      <w:r>
        <w:rPr>
          <w:rFonts w:ascii="Times New Roman" w:hAnsi="Times New Roman" w:cs="Times New Roman"/>
        </w:rPr>
        <w:tab/>
      </w:r>
      <w:proofErr w:type="spellStart"/>
      <w:r w:rsidR="000D766A" w:rsidRPr="00E968B5">
        <w:rPr>
          <w:rFonts w:ascii="Times New Roman" w:hAnsi="Times New Roman" w:cs="Times New Roman"/>
        </w:rPr>
        <w:t>Foglar’s</w:t>
      </w:r>
      <w:proofErr w:type="spellEnd"/>
      <w:r w:rsidR="000D766A" w:rsidRPr="00E968B5">
        <w:rPr>
          <w:rFonts w:ascii="Times New Roman" w:hAnsi="Times New Roman" w:cs="Times New Roman"/>
        </w:rPr>
        <w:t xml:space="preserve"> hymn book</w:t>
      </w:r>
      <w:r w:rsidR="00D452DB" w:rsidRPr="00E968B5">
        <w:rPr>
          <w:rFonts w:ascii="Times New Roman" w:hAnsi="Times New Roman" w:cs="Times New Roman"/>
        </w:rPr>
        <w:t xml:space="preserve"> (1757</w:t>
      </w:r>
      <w:r w:rsidR="004A0459">
        <w:rPr>
          <w:rFonts w:ascii="Times New Roman" w:hAnsi="Times New Roman" w:cs="Times New Roman"/>
        </w:rPr>
        <w:t>–</w:t>
      </w:r>
      <w:r w:rsidR="00D452DB" w:rsidRPr="00E968B5">
        <w:rPr>
          <w:rFonts w:ascii="Times New Roman" w:hAnsi="Times New Roman" w:cs="Times New Roman"/>
        </w:rPr>
        <w:t xml:space="preserve">1762) is a Slovenian </w:t>
      </w:r>
      <w:r w:rsidR="004A0459">
        <w:rPr>
          <w:rFonts w:ascii="Times New Roman" w:hAnsi="Times New Roman" w:cs="Times New Roman"/>
        </w:rPr>
        <w:t>B</w:t>
      </w:r>
      <w:r w:rsidR="000D766A" w:rsidRPr="00E968B5">
        <w:rPr>
          <w:rFonts w:ascii="Times New Roman" w:hAnsi="Times New Roman" w:cs="Times New Roman"/>
        </w:rPr>
        <w:t xml:space="preserve">aroque manuscript </w:t>
      </w:r>
      <w:r w:rsidR="004A0459">
        <w:rPr>
          <w:rFonts w:ascii="Times New Roman" w:hAnsi="Times New Roman" w:cs="Times New Roman"/>
        </w:rPr>
        <w:t>containing</w:t>
      </w:r>
      <w:r w:rsidR="004A0459" w:rsidRPr="00E968B5">
        <w:rPr>
          <w:rFonts w:ascii="Times New Roman" w:hAnsi="Times New Roman" w:cs="Times New Roman"/>
        </w:rPr>
        <w:t xml:space="preserve"> </w:t>
      </w:r>
      <w:r w:rsidR="000D766A" w:rsidRPr="00E968B5">
        <w:rPr>
          <w:rFonts w:ascii="Times New Roman" w:hAnsi="Times New Roman" w:cs="Times New Roman"/>
        </w:rPr>
        <w:t>twenty-four hymns</w:t>
      </w:r>
      <w:r w:rsidR="004A0459">
        <w:rPr>
          <w:rFonts w:ascii="Times New Roman" w:hAnsi="Times New Roman" w:cs="Times New Roman"/>
        </w:rPr>
        <w:t>.</w:t>
      </w:r>
      <w:r w:rsidR="000D766A" w:rsidRPr="00E968B5">
        <w:rPr>
          <w:rFonts w:ascii="Times New Roman" w:hAnsi="Times New Roman" w:cs="Times New Roman"/>
        </w:rPr>
        <w:t xml:space="preserve"> </w:t>
      </w:r>
      <w:r w:rsidR="004A0459">
        <w:rPr>
          <w:rFonts w:ascii="Times New Roman" w:hAnsi="Times New Roman" w:cs="Times New Roman"/>
        </w:rPr>
        <w:t>It</w:t>
      </w:r>
      <w:r w:rsidR="004A0459" w:rsidRPr="00E968B5">
        <w:rPr>
          <w:rFonts w:ascii="Times New Roman" w:hAnsi="Times New Roman" w:cs="Times New Roman"/>
        </w:rPr>
        <w:t xml:space="preserve"> </w:t>
      </w:r>
      <w:r w:rsidR="00D452DB" w:rsidRPr="00E968B5">
        <w:rPr>
          <w:rFonts w:ascii="Times New Roman" w:hAnsi="Times New Roman" w:cs="Times New Roman"/>
        </w:rPr>
        <w:t xml:space="preserve">originates </w:t>
      </w:r>
      <w:r w:rsidR="000D766A" w:rsidRPr="00E968B5">
        <w:rPr>
          <w:rFonts w:ascii="Times New Roman" w:hAnsi="Times New Roman" w:cs="Times New Roman"/>
        </w:rPr>
        <w:t xml:space="preserve">in the area of ​​the then Austrian province of Styria in the parish of </w:t>
      </w:r>
      <w:proofErr w:type="spellStart"/>
      <w:r w:rsidR="000D766A" w:rsidRPr="00E968B5">
        <w:rPr>
          <w:rFonts w:ascii="Times New Roman" w:hAnsi="Times New Roman" w:cs="Times New Roman"/>
        </w:rPr>
        <w:t>Kamnica</w:t>
      </w:r>
      <w:proofErr w:type="spellEnd"/>
      <w:r w:rsidR="000D766A" w:rsidRPr="00E968B5">
        <w:rPr>
          <w:rFonts w:ascii="Times New Roman" w:hAnsi="Times New Roman" w:cs="Times New Roman"/>
        </w:rPr>
        <w:t xml:space="preserve"> near Maribor</w:t>
      </w:r>
      <w:r w:rsidR="004A0459">
        <w:rPr>
          <w:rFonts w:ascii="Times New Roman" w:hAnsi="Times New Roman" w:cs="Times New Roman"/>
        </w:rPr>
        <w:t>.</w:t>
      </w:r>
      <w:r w:rsidR="000D766A" w:rsidRPr="00E968B5">
        <w:rPr>
          <w:rFonts w:ascii="Times New Roman" w:hAnsi="Times New Roman" w:cs="Times New Roman"/>
        </w:rPr>
        <w:t xml:space="preserve"> </w:t>
      </w:r>
      <w:r w:rsidR="004A0459">
        <w:rPr>
          <w:rFonts w:ascii="Times New Roman" w:hAnsi="Times New Roman" w:cs="Times New Roman"/>
        </w:rPr>
        <w:t>T</w:t>
      </w:r>
      <w:r w:rsidR="000D766A" w:rsidRPr="00E968B5">
        <w:rPr>
          <w:rFonts w:ascii="Times New Roman" w:hAnsi="Times New Roman" w:cs="Times New Roman"/>
        </w:rPr>
        <w:t xml:space="preserve">he manuscript is named after </w:t>
      </w:r>
      <w:proofErr w:type="spellStart"/>
      <w:r w:rsidR="000D766A" w:rsidRPr="00E968B5">
        <w:rPr>
          <w:rFonts w:ascii="Times New Roman" w:hAnsi="Times New Roman" w:cs="Times New Roman"/>
        </w:rPr>
        <w:t>Lovrenc</w:t>
      </w:r>
      <w:proofErr w:type="spellEnd"/>
      <w:r w:rsidR="000D766A" w:rsidRPr="00E968B5">
        <w:rPr>
          <w:rFonts w:ascii="Times New Roman" w:hAnsi="Times New Roman" w:cs="Times New Roman"/>
        </w:rPr>
        <w:t xml:space="preserve"> </w:t>
      </w:r>
      <w:proofErr w:type="spellStart"/>
      <w:r w:rsidR="000D766A" w:rsidRPr="00E968B5">
        <w:rPr>
          <w:rFonts w:ascii="Times New Roman" w:hAnsi="Times New Roman" w:cs="Times New Roman"/>
        </w:rPr>
        <w:t>Foglar</w:t>
      </w:r>
      <w:proofErr w:type="spellEnd"/>
      <w:r w:rsidR="000D766A" w:rsidRPr="00E968B5">
        <w:rPr>
          <w:rFonts w:ascii="Times New Roman" w:hAnsi="Times New Roman" w:cs="Times New Roman"/>
        </w:rPr>
        <w:t xml:space="preserve">, one of </w:t>
      </w:r>
      <w:r w:rsidR="00F7327A" w:rsidRPr="00E968B5">
        <w:rPr>
          <w:rFonts w:ascii="Times New Roman" w:hAnsi="Times New Roman" w:cs="Times New Roman"/>
        </w:rPr>
        <w:t>its</w:t>
      </w:r>
      <w:r w:rsidR="003A0AC1">
        <w:rPr>
          <w:rFonts w:ascii="Times New Roman" w:hAnsi="Times New Roman" w:cs="Times New Roman"/>
        </w:rPr>
        <w:t xml:space="preserve"> authors (cf. </w:t>
      </w:r>
      <w:proofErr w:type="spellStart"/>
      <w:r w:rsidR="003A0AC1">
        <w:rPr>
          <w:rFonts w:ascii="Times New Roman" w:hAnsi="Times New Roman" w:cs="Times New Roman"/>
        </w:rPr>
        <w:t>Ditmajer</w:t>
      </w:r>
      <w:proofErr w:type="spellEnd"/>
      <w:r w:rsidR="000D766A" w:rsidRPr="00E968B5">
        <w:rPr>
          <w:rFonts w:ascii="Times New Roman" w:hAnsi="Times New Roman" w:cs="Times New Roman"/>
        </w:rPr>
        <w:t xml:space="preserve"> 2017)</w:t>
      </w:r>
      <w:r w:rsidR="00F7327A" w:rsidRPr="00E968B5">
        <w:rPr>
          <w:rFonts w:ascii="Times New Roman" w:hAnsi="Times New Roman" w:cs="Times New Roman"/>
        </w:rPr>
        <w:t>,</w:t>
      </w:r>
      <w:r w:rsidR="000D766A" w:rsidRPr="00E968B5">
        <w:rPr>
          <w:rFonts w:ascii="Times New Roman" w:hAnsi="Times New Roman" w:cs="Times New Roman"/>
        </w:rPr>
        <w:t xml:space="preserve"> and contains the </w:t>
      </w:r>
      <w:r w:rsidR="00421815" w:rsidRPr="00E968B5">
        <w:rPr>
          <w:rFonts w:ascii="Times New Roman" w:hAnsi="Times New Roman" w:cs="Times New Roman"/>
        </w:rPr>
        <w:t xml:space="preserve">following </w:t>
      </w:r>
      <w:r w:rsidR="00FC077A" w:rsidRPr="00E968B5">
        <w:rPr>
          <w:rFonts w:ascii="Times New Roman" w:hAnsi="Times New Roman" w:cs="Times New Roman"/>
        </w:rPr>
        <w:t xml:space="preserve">hymn texts: the </w:t>
      </w:r>
      <w:r w:rsidR="000D766A" w:rsidRPr="00E968B5">
        <w:rPr>
          <w:rFonts w:ascii="Times New Roman" w:hAnsi="Times New Roman" w:cs="Times New Roman"/>
        </w:rPr>
        <w:t>oldest Sloven</w:t>
      </w:r>
      <w:r w:rsidR="00F7327A" w:rsidRPr="00E968B5">
        <w:rPr>
          <w:rFonts w:ascii="Times New Roman" w:hAnsi="Times New Roman" w:cs="Times New Roman"/>
        </w:rPr>
        <w:t>ian</w:t>
      </w:r>
      <w:r w:rsidR="000D766A" w:rsidRPr="00E968B5">
        <w:rPr>
          <w:rFonts w:ascii="Times New Roman" w:hAnsi="Times New Roman" w:cs="Times New Roman"/>
        </w:rPr>
        <w:t xml:space="preserve"> </w:t>
      </w:r>
      <w:r w:rsidR="00F7327A" w:rsidRPr="00E968B5">
        <w:rPr>
          <w:rFonts w:ascii="Times New Roman" w:hAnsi="Times New Roman" w:cs="Times New Roman"/>
        </w:rPr>
        <w:t>hymns</w:t>
      </w:r>
      <w:r w:rsidR="000D766A" w:rsidRPr="00E968B5">
        <w:rPr>
          <w:rFonts w:ascii="Times New Roman" w:hAnsi="Times New Roman" w:cs="Times New Roman"/>
        </w:rPr>
        <w:t xml:space="preserve"> </w:t>
      </w:r>
      <w:r w:rsidR="00D452DB" w:rsidRPr="00E968B5">
        <w:rPr>
          <w:rFonts w:ascii="Times New Roman" w:hAnsi="Times New Roman" w:cs="Times New Roman"/>
        </w:rPr>
        <w:t>celebrating th</w:t>
      </w:r>
      <w:r w:rsidR="00F7327A" w:rsidRPr="00E968B5">
        <w:rPr>
          <w:rFonts w:ascii="Times New Roman" w:hAnsi="Times New Roman" w:cs="Times New Roman"/>
        </w:rPr>
        <w:t>e</w:t>
      </w:r>
      <w:r w:rsidR="000D766A" w:rsidRPr="00E968B5">
        <w:rPr>
          <w:rFonts w:ascii="Times New Roman" w:hAnsi="Times New Roman" w:cs="Times New Roman"/>
        </w:rPr>
        <w:t xml:space="preserve"> pilgrimage to </w:t>
      </w:r>
      <w:proofErr w:type="spellStart"/>
      <w:r w:rsidR="000D766A" w:rsidRPr="00E968B5">
        <w:rPr>
          <w:rFonts w:ascii="Times New Roman" w:hAnsi="Times New Roman" w:cs="Times New Roman"/>
          <w:i/>
        </w:rPr>
        <w:t>Mariazell</w:t>
      </w:r>
      <w:proofErr w:type="spellEnd"/>
      <w:r w:rsidR="000D766A" w:rsidRPr="00E968B5">
        <w:rPr>
          <w:rFonts w:ascii="Times New Roman" w:hAnsi="Times New Roman" w:cs="Times New Roman"/>
        </w:rPr>
        <w:t xml:space="preserve"> in Upper Styria</w:t>
      </w:r>
      <w:r w:rsidR="00FC077A" w:rsidRPr="00E968B5">
        <w:rPr>
          <w:rFonts w:ascii="Times New Roman" w:hAnsi="Times New Roman" w:cs="Times New Roman"/>
        </w:rPr>
        <w:t>;</w:t>
      </w:r>
      <w:r w:rsidR="000D766A" w:rsidRPr="00E968B5">
        <w:rPr>
          <w:rFonts w:ascii="Times New Roman" w:hAnsi="Times New Roman" w:cs="Times New Roman"/>
        </w:rPr>
        <w:t xml:space="preserve"> four </w:t>
      </w:r>
      <w:r w:rsidR="005B1B41" w:rsidRPr="00E968B5">
        <w:rPr>
          <w:rFonts w:ascii="Times New Roman" w:hAnsi="Times New Roman" w:cs="Times New Roman"/>
        </w:rPr>
        <w:t>hymns</w:t>
      </w:r>
      <w:r w:rsidR="00D452DB" w:rsidRPr="00E968B5">
        <w:rPr>
          <w:rFonts w:ascii="Times New Roman" w:hAnsi="Times New Roman" w:cs="Times New Roman"/>
        </w:rPr>
        <w:t xml:space="preserve"> dedicated to saints</w:t>
      </w:r>
      <w:r w:rsidR="00FC077A" w:rsidRPr="00E968B5">
        <w:rPr>
          <w:rFonts w:ascii="Times New Roman" w:hAnsi="Times New Roman" w:cs="Times New Roman"/>
        </w:rPr>
        <w:t>;</w:t>
      </w:r>
      <w:r w:rsidR="000D766A" w:rsidRPr="00E968B5">
        <w:rPr>
          <w:rFonts w:ascii="Times New Roman" w:hAnsi="Times New Roman" w:cs="Times New Roman"/>
        </w:rPr>
        <w:t xml:space="preserve"> a festive </w:t>
      </w:r>
      <w:r w:rsidR="00F7327A" w:rsidRPr="00E968B5">
        <w:rPr>
          <w:rFonts w:ascii="Times New Roman" w:hAnsi="Times New Roman" w:cs="Times New Roman"/>
        </w:rPr>
        <w:t>hymn</w:t>
      </w:r>
      <w:r w:rsidR="000D766A" w:rsidRPr="00E968B5">
        <w:rPr>
          <w:rFonts w:ascii="Times New Roman" w:hAnsi="Times New Roman" w:cs="Times New Roman"/>
        </w:rPr>
        <w:t xml:space="preserve"> dedicated to the Holy Trinity</w:t>
      </w:r>
      <w:r w:rsidR="00FC077A" w:rsidRPr="00E968B5">
        <w:rPr>
          <w:rFonts w:ascii="Times New Roman" w:hAnsi="Times New Roman" w:cs="Times New Roman"/>
        </w:rPr>
        <w:t>;</w:t>
      </w:r>
      <w:r w:rsidR="000D766A" w:rsidRPr="00E968B5">
        <w:rPr>
          <w:rFonts w:ascii="Times New Roman" w:hAnsi="Times New Roman" w:cs="Times New Roman"/>
        </w:rPr>
        <w:t xml:space="preserve"> two </w:t>
      </w:r>
      <w:r w:rsidR="00F7327A" w:rsidRPr="00E968B5">
        <w:rPr>
          <w:rFonts w:ascii="Times New Roman" w:hAnsi="Times New Roman" w:cs="Times New Roman"/>
        </w:rPr>
        <w:t>hymns</w:t>
      </w:r>
      <w:r w:rsidR="000D766A" w:rsidRPr="00E968B5">
        <w:rPr>
          <w:rFonts w:ascii="Times New Roman" w:hAnsi="Times New Roman" w:cs="Times New Roman"/>
        </w:rPr>
        <w:t xml:space="preserve"> with eschatological content</w:t>
      </w:r>
      <w:r w:rsidR="00FC077A" w:rsidRPr="00E968B5">
        <w:rPr>
          <w:rFonts w:ascii="Times New Roman" w:hAnsi="Times New Roman" w:cs="Times New Roman"/>
        </w:rPr>
        <w:t>;</w:t>
      </w:r>
      <w:r w:rsidR="000D766A" w:rsidRPr="00E968B5">
        <w:rPr>
          <w:rFonts w:ascii="Times New Roman" w:hAnsi="Times New Roman" w:cs="Times New Roman"/>
        </w:rPr>
        <w:t xml:space="preserve"> </w:t>
      </w:r>
      <w:r w:rsidR="00F7327A" w:rsidRPr="00E968B5">
        <w:rPr>
          <w:rFonts w:ascii="Times New Roman" w:hAnsi="Times New Roman" w:cs="Times New Roman"/>
        </w:rPr>
        <w:t xml:space="preserve">one </w:t>
      </w:r>
      <w:r w:rsidR="000D766A" w:rsidRPr="00E968B5">
        <w:rPr>
          <w:rFonts w:ascii="Times New Roman" w:hAnsi="Times New Roman" w:cs="Times New Roman"/>
        </w:rPr>
        <w:t>worship</w:t>
      </w:r>
      <w:r w:rsidR="00F7327A" w:rsidRPr="00E968B5">
        <w:rPr>
          <w:rFonts w:ascii="Times New Roman" w:hAnsi="Times New Roman" w:cs="Times New Roman"/>
        </w:rPr>
        <w:t>ping</w:t>
      </w:r>
      <w:r w:rsidR="000D766A" w:rsidRPr="00E968B5">
        <w:rPr>
          <w:rFonts w:ascii="Times New Roman" w:hAnsi="Times New Roman" w:cs="Times New Roman"/>
        </w:rPr>
        <w:t xml:space="preserve"> Jesus</w:t>
      </w:r>
      <w:r w:rsidR="00F7327A" w:rsidRPr="00E968B5">
        <w:rPr>
          <w:rFonts w:ascii="Times New Roman" w:hAnsi="Times New Roman" w:cs="Times New Roman"/>
        </w:rPr>
        <w:t>’</w:t>
      </w:r>
      <w:r w:rsidR="00F54E30" w:rsidRPr="00E968B5">
        <w:rPr>
          <w:rFonts w:ascii="Times New Roman" w:hAnsi="Times New Roman" w:cs="Times New Roman"/>
        </w:rPr>
        <w:t xml:space="preserve"> </w:t>
      </w:r>
      <w:r w:rsidR="00FC077A" w:rsidRPr="00E968B5">
        <w:rPr>
          <w:rFonts w:ascii="Times New Roman" w:hAnsi="Times New Roman" w:cs="Times New Roman"/>
        </w:rPr>
        <w:t>name;</w:t>
      </w:r>
      <w:r w:rsidR="000D766A" w:rsidRPr="00E968B5">
        <w:rPr>
          <w:rFonts w:ascii="Times New Roman" w:hAnsi="Times New Roman" w:cs="Times New Roman"/>
        </w:rPr>
        <w:t xml:space="preserve"> </w:t>
      </w:r>
      <w:r w:rsidR="00F7327A" w:rsidRPr="00E968B5">
        <w:rPr>
          <w:rFonts w:ascii="Times New Roman" w:hAnsi="Times New Roman" w:cs="Times New Roman"/>
        </w:rPr>
        <w:t>one</w:t>
      </w:r>
      <w:r w:rsidR="000D766A" w:rsidRPr="00E968B5">
        <w:rPr>
          <w:rFonts w:ascii="Times New Roman" w:hAnsi="Times New Roman" w:cs="Times New Roman"/>
        </w:rPr>
        <w:t xml:space="preserve"> of </w:t>
      </w:r>
      <w:r w:rsidR="00F7327A" w:rsidRPr="00E968B5">
        <w:rPr>
          <w:rFonts w:ascii="Times New Roman" w:hAnsi="Times New Roman" w:cs="Times New Roman"/>
        </w:rPr>
        <w:t xml:space="preserve">repentance for the fasting </w:t>
      </w:r>
      <w:r w:rsidR="005B1B41" w:rsidRPr="00E968B5">
        <w:rPr>
          <w:rFonts w:ascii="Times New Roman" w:hAnsi="Times New Roman" w:cs="Times New Roman"/>
        </w:rPr>
        <w:t>period</w:t>
      </w:r>
      <w:r w:rsidR="00FC077A" w:rsidRPr="00E968B5">
        <w:rPr>
          <w:rFonts w:ascii="Times New Roman" w:hAnsi="Times New Roman" w:cs="Times New Roman"/>
        </w:rPr>
        <w:t>;</w:t>
      </w:r>
      <w:r w:rsidR="005B1B41" w:rsidRPr="00E968B5">
        <w:rPr>
          <w:rFonts w:ascii="Times New Roman" w:hAnsi="Times New Roman" w:cs="Times New Roman"/>
        </w:rPr>
        <w:t xml:space="preserve"> </w:t>
      </w:r>
      <w:r w:rsidR="000D766A" w:rsidRPr="00E968B5">
        <w:rPr>
          <w:rFonts w:ascii="Times New Roman" w:hAnsi="Times New Roman" w:cs="Times New Roman"/>
        </w:rPr>
        <w:t>and a</w:t>
      </w:r>
      <w:r w:rsidR="00F7327A" w:rsidRPr="00E968B5">
        <w:rPr>
          <w:rFonts w:ascii="Times New Roman" w:hAnsi="Times New Roman" w:cs="Times New Roman"/>
        </w:rPr>
        <w:t xml:space="preserve">nother praising the </w:t>
      </w:r>
      <w:r w:rsidR="000D766A" w:rsidRPr="00E968B5">
        <w:rPr>
          <w:rFonts w:ascii="Times New Roman" w:hAnsi="Times New Roman" w:cs="Times New Roman"/>
        </w:rPr>
        <w:t xml:space="preserve">love of God. </w:t>
      </w:r>
      <w:r w:rsidR="00D452DB" w:rsidRPr="00E968B5">
        <w:rPr>
          <w:rFonts w:ascii="Times New Roman" w:hAnsi="Times New Roman" w:cs="Times New Roman"/>
        </w:rPr>
        <w:t xml:space="preserve">During </w:t>
      </w:r>
      <w:r w:rsidR="000D766A" w:rsidRPr="00E968B5">
        <w:rPr>
          <w:rFonts w:ascii="Times New Roman" w:hAnsi="Times New Roman" w:cs="Times New Roman"/>
        </w:rPr>
        <w:t xml:space="preserve">the </w:t>
      </w:r>
      <w:r w:rsidR="00D452DB" w:rsidRPr="00E968B5">
        <w:rPr>
          <w:rFonts w:ascii="Times New Roman" w:hAnsi="Times New Roman" w:cs="Times New Roman"/>
        </w:rPr>
        <w:t>examination o</w:t>
      </w:r>
      <w:r w:rsidR="000D766A" w:rsidRPr="00E968B5">
        <w:rPr>
          <w:rFonts w:ascii="Times New Roman" w:hAnsi="Times New Roman" w:cs="Times New Roman"/>
        </w:rPr>
        <w:t>f preserved Sloven</w:t>
      </w:r>
      <w:r w:rsidR="00421815" w:rsidRPr="00E968B5">
        <w:rPr>
          <w:rFonts w:ascii="Times New Roman" w:hAnsi="Times New Roman" w:cs="Times New Roman"/>
        </w:rPr>
        <w:t>ian</w:t>
      </w:r>
      <w:r w:rsidR="000D766A" w:rsidRPr="00E968B5">
        <w:rPr>
          <w:rFonts w:ascii="Times New Roman" w:hAnsi="Times New Roman" w:cs="Times New Roman"/>
        </w:rPr>
        <w:t xml:space="preserve"> religious </w:t>
      </w:r>
      <w:r w:rsidR="00421815" w:rsidRPr="00E968B5">
        <w:rPr>
          <w:rFonts w:ascii="Times New Roman" w:hAnsi="Times New Roman" w:cs="Times New Roman"/>
        </w:rPr>
        <w:t>hymns</w:t>
      </w:r>
      <w:r w:rsidR="000D766A" w:rsidRPr="00E968B5">
        <w:rPr>
          <w:rFonts w:ascii="Times New Roman" w:hAnsi="Times New Roman" w:cs="Times New Roman"/>
        </w:rPr>
        <w:t xml:space="preserve"> </w:t>
      </w:r>
      <w:r w:rsidR="00421815" w:rsidRPr="00E968B5">
        <w:rPr>
          <w:rFonts w:ascii="Times New Roman" w:hAnsi="Times New Roman" w:cs="Times New Roman"/>
        </w:rPr>
        <w:t>known to date</w:t>
      </w:r>
      <w:r w:rsidR="00C91CA7" w:rsidRPr="00E968B5">
        <w:rPr>
          <w:rFonts w:ascii="Times New Roman" w:hAnsi="Times New Roman" w:cs="Times New Roman"/>
        </w:rPr>
        <w:t>,</w:t>
      </w:r>
      <w:r w:rsidR="00421815" w:rsidRPr="00E968B5">
        <w:rPr>
          <w:rFonts w:ascii="Times New Roman" w:hAnsi="Times New Roman" w:cs="Times New Roman"/>
        </w:rPr>
        <w:t xml:space="preserve"> </w:t>
      </w:r>
      <w:r w:rsidR="00AB7CAF">
        <w:rPr>
          <w:rFonts w:ascii="Times New Roman" w:hAnsi="Times New Roman" w:cs="Times New Roman"/>
        </w:rPr>
        <w:t>as well as</w:t>
      </w:r>
      <w:r w:rsidR="00AB7CAF" w:rsidRPr="00E968B5">
        <w:rPr>
          <w:rFonts w:ascii="Times New Roman" w:hAnsi="Times New Roman" w:cs="Times New Roman"/>
        </w:rPr>
        <w:t xml:space="preserve"> </w:t>
      </w:r>
      <w:r w:rsidR="000D766A" w:rsidRPr="00E968B5">
        <w:rPr>
          <w:rFonts w:ascii="Times New Roman" w:hAnsi="Times New Roman" w:cs="Times New Roman"/>
        </w:rPr>
        <w:t xml:space="preserve">other </w:t>
      </w:r>
      <w:r w:rsidR="00D452DB" w:rsidRPr="00E968B5">
        <w:rPr>
          <w:rFonts w:ascii="Times New Roman" w:hAnsi="Times New Roman" w:cs="Times New Roman"/>
        </w:rPr>
        <w:t>witnesses</w:t>
      </w:r>
      <w:r w:rsidR="000D766A" w:rsidRPr="00E968B5">
        <w:rPr>
          <w:rFonts w:ascii="Times New Roman" w:hAnsi="Times New Roman" w:cs="Times New Roman"/>
        </w:rPr>
        <w:t xml:space="preserve"> </w:t>
      </w:r>
      <w:r w:rsidR="00F54E30" w:rsidRPr="00E968B5">
        <w:rPr>
          <w:rFonts w:ascii="Times New Roman" w:hAnsi="Times New Roman" w:cs="Times New Roman"/>
        </w:rPr>
        <w:t>containing hymn texts</w:t>
      </w:r>
      <w:r w:rsidR="00D452DB" w:rsidRPr="00E968B5">
        <w:rPr>
          <w:rFonts w:ascii="Times New Roman" w:hAnsi="Times New Roman" w:cs="Times New Roman"/>
        </w:rPr>
        <w:t>,</w:t>
      </w:r>
      <w:r w:rsidR="000D766A" w:rsidRPr="00E968B5">
        <w:rPr>
          <w:rFonts w:ascii="Times New Roman" w:hAnsi="Times New Roman" w:cs="Times New Roman"/>
        </w:rPr>
        <w:t xml:space="preserve"> </w:t>
      </w:r>
      <w:r w:rsidR="00AB7CAF">
        <w:rPr>
          <w:rFonts w:ascii="Times New Roman" w:hAnsi="Times New Roman" w:cs="Times New Roman"/>
        </w:rPr>
        <w:t>a number of hymns</w:t>
      </w:r>
      <w:r w:rsidR="000D766A" w:rsidRPr="00E968B5">
        <w:rPr>
          <w:rFonts w:ascii="Times New Roman" w:hAnsi="Times New Roman" w:cs="Times New Roman"/>
        </w:rPr>
        <w:t xml:space="preserve"> </w:t>
      </w:r>
      <w:r w:rsidR="00F54E30" w:rsidRPr="00E968B5">
        <w:rPr>
          <w:rFonts w:ascii="Times New Roman" w:hAnsi="Times New Roman" w:cs="Times New Roman"/>
        </w:rPr>
        <w:t xml:space="preserve">were discovered </w:t>
      </w:r>
      <w:r w:rsidR="000D766A" w:rsidRPr="00E968B5">
        <w:rPr>
          <w:rFonts w:ascii="Times New Roman" w:hAnsi="Times New Roman" w:cs="Times New Roman"/>
        </w:rPr>
        <w:t xml:space="preserve">that could have </w:t>
      </w:r>
      <w:r w:rsidR="00AB7CAF">
        <w:rPr>
          <w:rFonts w:ascii="Times New Roman" w:hAnsi="Times New Roman" w:cs="Times New Roman"/>
        </w:rPr>
        <w:t>served as</w:t>
      </w:r>
      <w:r w:rsidR="00AB7CAF" w:rsidRPr="00E968B5">
        <w:rPr>
          <w:rFonts w:ascii="Times New Roman" w:hAnsi="Times New Roman" w:cs="Times New Roman"/>
        </w:rPr>
        <w:t xml:space="preserve"> </w:t>
      </w:r>
      <w:r w:rsidR="000D766A" w:rsidRPr="00E968B5">
        <w:rPr>
          <w:rFonts w:ascii="Times New Roman" w:hAnsi="Times New Roman" w:cs="Times New Roman"/>
        </w:rPr>
        <w:t xml:space="preserve">a </w:t>
      </w:r>
      <w:r w:rsidR="00C91CA7" w:rsidRPr="00E968B5">
        <w:rPr>
          <w:rFonts w:ascii="Times New Roman" w:hAnsi="Times New Roman" w:cs="Times New Roman"/>
        </w:rPr>
        <w:t>base text</w:t>
      </w:r>
      <w:r w:rsidR="000D766A" w:rsidRPr="00E968B5">
        <w:rPr>
          <w:rFonts w:ascii="Times New Roman" w:hAnsi="Times New Roman" w:cs="Times New Roman"/>
        </w:rPr>
        <w:t xml:space="preserve"> </w:t>
      </w:r>
      <w:r w:rsidR="00C91CA7" w:rsidRPr="00E968B5">
        <w:rPr>
          <w:rFonts w:ascii="Times New Roman" w:hAnsi="Times New Roman" w:cs="Times New Roman"/>
        </w:rPr>
        <w:t>for</w:t>
      </w:r>
      <w:r w:rsidR="000D766A" w:rsidRPr="00E968B5">
        <w:rPr>
          <w:rFonts w:ascii="Times New Roman" w:hAnsi="Times New Roman" w:cs="Times New Roman"/>
        </w:rPr>
        <w:t xml:space="preserve"> </w:t>
      </w:r>
      <w:proofErr w:type="spellStart"/>
      <w:r w:rsidR="000D766A" w:rsidRPr="00E968B5">
        <w:rPr>
          <w:rFonts w:ascii="Times New Roman" w:hAnsi="Times New Roman" w:cs="Times New Roman"/>
          <w:i/>
        </w:rPr>
        <w:t>Foglar</w:t>
      </w:r>
      <w:r w:rsidR="00C91CA7" w:rsidRPr="00E968B5">
        <w:rPr>
          <w:rFonts w:ascii="Times New Roman" w:hAnsi="Times New Roman" w:cs="Times New Roman"/>
          <w:i/>
        </w:rPr>
        <w:t>’s</w:t>
      </w:r>
      <w:proofErr w:type="spellEnd"/>
      <w:r w:rsidR="00C91CA7" w:rsidRPr="00E968B5">
        <w:rPr>
          <w:rFonts w:ascii="Times New Roman" w:hAnsi="Times New Roman" w:cs="Times New Roman"/>
          <w:i/>
        </w:rPr>
        <w:t xml:space="preserve"> Manuscript</w:t>
      </w:r>
      <w:r w:rsidR="00AB7CAF">
        <w:rPr>
          <w:rFonts w:ascii="Times New Roman" w:hAnsi="Times New Roman" w:cs="Times New Roman"/>
        </w:rPr>
        <w:t>,</w:t>
      </w:r>
      <w:r w:rsidR="000D766A" w:rsidRPr="00E968B5">
        <w:rPr>
          <w:rFonts w:ascii="Times New Roman" w:hAnsi="Times New Roman" w:cs="Times New Roman"/>
        </w:rPr>
        <w:t xml:space="preserve"> or vice versa.</w:t>
      </w:r>
    </w:p>
    <w:p w14:paraId="7191DF2F" w14:textId="13BB8228" w:rsidR="00C91CA7" w:rsidRPr="00E968B5" w:rsidRDefault="00AC0502" w:rsidP="00C91CA7">
      <w:pPr>
        <w:spacing w:line="360" w:lineRule="auto"/>
        <w:jc w:val="both"/>
        <w:rPr>
          <w:rFonts w:ascii="Times New Roman" w:hAnsi="Times New Roman" w:cs="Times New Roman"/>
        </w:rPr>
      </w:pPr>
      <w:r>
        <w:rPr>
          <w:rFonts w:ascii="Times New Roman" w:hAnsi="Times New Roman" w:cs="Times New Roman"/>
        </w:rPr>
        <w:tab/>
      </w:r>
      <w:r w:rsidR="00C91CA7" w:rsidRPr="00E968B5">
        <w:rPr>
          <w:rFonts w:ascii="Times New Roman" w:hAnsi="Times New Roman" w:cs="Times New Roman"/>
        </w:rPr>
        <w:t>To date, we have included eight variant texts in the critical edition:</w:t>
      </w:r>
    </w:p>
    <w:p w14:paraId="042C01FE" w14:textId="724AEEBF" w:rsidR="00C91CA7" w:rsidRPr="00E968B5" w:rsidRDefault="00C91CA7" w:rsidP="00C91CA7">
      <w:pPr>
        <w:spacing w:line="360" w:lineRule="auto"/>
        <w:jc w:val="both"/>
        <w:rPr>
          <w:rFonts w:ascii="Times New Roman" w:hAnsi="Times New Roman" w:cs="Times New Roman"/>
        </w:rPr>
      </w:pPr>
      <w:r w:rsidRPr="00E968B5">
        <w:rPr>
          <w:rFonts w:ascii="Times New Roman" w:hAnsi="Times New Roman" w:cs="Times New Roman"/>
        </w:rPr>
        <w:t xml:space="preserve">• </w:t>
      </w:r>
      <w:r w:rsidR="00704B4B">
        <w:rPr>
          <w:rFonts w:ascii="Times New Roman" w:hAnsi="Times New Roman" w:cs="Times New Roman"/>
        </w:rPr>
        <w:t xml:space="preserve">the </w:t>
      </w:r>
      <w:r w:rsidR="00660EC7" w:rsidRPr="00E968B5">
        <w:rPr>
          <w:rFonts w:ascii="Times New Roman" w:hAnsi="Times New Roman" w:cs="Times New Roman"/>
        </w:rPr>
        <w:t xml:space="preserve">hymnal </w:t>
      </w:r>
      <w:r w:rsidRPr="00E968B5">
        <w:rPr>
          <w:rFonts w:ascii="Times New Roman" w:hAnsi="Times New Roman" w:cs="Times New Roman"/>
        </w:rPr>
        <w:t xml:space="preserve">manuscript </w:t>
      </w:r>
      <w:proofErr w:type="spellStart"/>
      <w:r w:rsidRPr="00E968B5">
        <w:rPr>
          <w:rFonts w:ascii="Times New Roman" w:hAnsi="Times New Roman" w:cs="Times New Roman"/>
          <w:i/>
        </w:rPr>
        <w:t>Pesmarica</w:t>
      </w:r>
      <w:proofErr w:type="spellEnd"/>
      <w:r w:rsidRPr="00E968B5">
        <w:rPr>
          <w:rFonts w:ascii="Times New Roman" w:hAnsi="Times New Roman" w:cs="Times New Roman"/>
          <w:i/>
        </w:rPr>
        <w:t xml:space="preserve"> from </w:t>
      </w:r>
      <w:proofErr w:type="spellStart"/>
      <w:r w:rsidRPr="00E968B5">
        <w:rPr>
          <w:rFonts w:ascii="Times New Roman" w:hAnsi="Times New Roman" w:cs="Times New Roman"/>
          <w:i/>
        </w:rPr>
        <w:t>Gorje</w:t>
      </w:r>
      <w:proofErr w:type="spellEnd"/>
      <w:r w:rsidRPr="00E968B5">
        <w:rPr>
          <w:rFonts w:ascii="Times New Roman" w:hAnsi="Times New Roman" w:cs="Times New Roman"/>
        </w:rPr>
        <w:t xml:space="preserve"> (1761</w:t>
      </w:r>
      <w:r w:rsidR="00B82547">
        <w:rPr>
          <w:rFonts w:ascii="Times New Roman" w:hAnsi="Times New Roman" w:cs="Times New Roman"/>
        </w:rPr>
        <w:t>–</w:t>
      </w:r>
      <w:r w:rsidRPr="00E968B5">
        <w:rPr>
          <w:rFonts w:ascii="Times New Roman" w:hAnsi="Times New Roman" w:cs="Times New Roman"/>
        </w:rPr>
        <w:t>1792, NRSS Ms 113),</w:t>
      </w:r>
    </w:p>
    <w:p w14:paraId="275520C0" w14:textId="3FB5F7EB" w:rsidR="00C91CA7" w:rsidRPr="00E968B5" w:rsidRDefault="00C91CA7" w:rsidP="00C91CA7">
      <w:pPr>
        <w:spacing w:line="360" w:lineRule="auto"/>
        <w:jc w:val="both"/>
        <w:rPr>
          <w:rFonts w:ascii="Times New Roman" w:hAnsi="Times New Roman" w:cs="Times New Roman"/>
        </w:rPr>
      </w:pPr>
      <w:r w:rsidRPr="00E968B5">
        <w:rPr>
          <w:rFonts w:ascii="Times New Roman" w:hAnsi="Times New Roman" w:cs="Times New Roman"/>
        </w:rPr>
        <w:t xml:space="preserve">• </w:t>
      </w:r>
      <w:proofErr w:type="spellStart"/>
      <w:r w:rsidR="00660EC7" w:rsidRPr="00E968B5">
        <w:rPr>
          <w:rFonts w:ascii="Times New Roman" w:hAnsi="Times New Roman" w:cs="Times New Roman"/>
        </w:rPr>
        <w:t>Paglovec’s</w:t>
      </w:r>
      <w:proofErr w:type="spellEnd"/>
      <w:r w:rsidR="00660EC7" w:rsidRPr="00E968B5">
        <w:rPr>
          <w:rFonts w:ascii="Times New Roman" w:hAnsi="Times New Roman" w:cs="Times New Roman"/>
        </w:rPr>
        <w:t xml:space="preserve"> hymnal </w:t>
      </w:r>
      <w:r w:rsidRPr="00E968B5">
        <w:rPr>
          <w:rFonts w:ascii="Times New Roman" w:hAnsi="Times New Roman" w:cs="Times New Roman"/>
        </w:rPr>
        <w:t xml:space="preserve">manuscript </w:t>
      </w:r>
      <w:proofErr w:type="spellStart"/>
      <w:r w:rsidRPr="00E968B5">
        <w:rPr>
          <w:rFonts w:ascii="Times New Roman" w:hAnsi="Times New Roman" w:cs="Times New Roman"/>
          <w:i/>
        </w:rPr>
        <w:t>Cantilenae</w:t>
      </w:r>
      <w:proofErr w:type="spellEnd"/>
      <w:r w:rsidRPr="00E968B5">
        <w:rPr>
          <w:rFonts w:ascii="Times New Roman" w:hAnsi="Times New Roman" w:cs="Times New Roman"/>
          <w:i/>
        </w:rPr>
        <w:t xml:space="preserve"> </w:t>
      </w:r>
      <w:proofErr w:type="spellStart"/>
      <w:r w:rsidRPr="00E968B5">
        <w:rPr>
          <w:rFonts w:ascii="Times New Roman" w:hAnsi="Times New Roman" w:cs="Times New Roman"/>
          <w:i/>
        </w:rPr>
        <w:t>variae</w:t>
      </w:r>
      <w:proofErr w:type="spellEnd"/>
      <w:r w:rsidRPr="00E968B5">
        <w:rPr>
          <w:rFonts w:ascii="Times New Roman" w:hAnsi="Times New Roman" w:cs="Times New Roman"/>
          <w:i/>
        </w:rPr>
        <w:t xml:space="preserve"> </w:t>
      </w:r>
      <w:proofErr w:type="spellStart"/>
      <w:r w:rsidRPr="00E968B5">
        <w:rPr>
          <w:rFonts w:ascii="Times New Roman" w:hAnsi="Times New Roman" w:cs="Times New Roman"/>
          <w:i/>
        </w:rPr>
        <w:t>partim</w:t>
      </w:r>
      <w:proofErr w:type="spellEnd"/>
      <w:r w:rsidRPr="00E968B5">
        <w:rPr>
          <w:rFonts w:ascii="Times New Roman" w:hAnsi="Times New Roman" w:cs="Times New Roman"/>
          <w:i/>
        </w:rPr>
        <w:t xml:space="preserve"> </w:t>
      </w:r>
      <w:proofErr w:type="spellStart"/>
      <w:r w:rsidRPr="00E968B5">
        <w:rPr>
          <w:rFonts w:ascii="Times New Roman" w:hAnsi="Times New Roman" w:cs="Times New Roman"/>
          <w:i/>
        </w:rPr>
        <w:t>antiquae</w:t>
      </w:r>
      <w:proofErr w:type="spellEnd"/>
      <w:r w:rsidRPr="00E968B5">
        <w:rPr>
          <w:rFonts w:ascii="Times New Roman" w:hAnsi="Times New Roman" w:cs="Times New Roman"/>
          <w:i/>
        </w:rPr>
        <w:t xml:space="preserve"> </w:t>
      </w:r>
      <w:proofErr w:type="spellStart"/>
      <w:r w:rsidRPr="00E968B5">
        <w:rPr>
          <w:rFonts w:ascii="Times New Roman" w:hAnsi="Times New Roman" w:cs="Times New Roman"/>
          <w:i/>
        </w:rPr>
        <w:t>partim</w:t>
      </w:r>
      <w:proofErr w:type="spellEnd"/>
      <w:r w:rsidRPr="00E968B5">
        <w:rPr>
          <w:rFonts w:ascii="Times New Roman" w:hAnsi="Times New Roman" w:cs="Times New Roman"/>
        </w:rPr>
        <w:t xml:space="preserve"> (1733</w:t>
      </w:r>
      <w:r w:rsidR="00B82547">
        <w:rPr>
          <w:rFonts w:ascii="Times New Roman" w:hAnsi="Times New Roman" w:cs="Times New Roman"/>
        </w:rPr>
        <w:t>–</w:t>
      </w:r>
      <w:r w:rsidRPr="00E968B5">
        <w:rPr>
          <w:rFonts w:ascii="Times New Roman" w:hAnsi="Times New Roman" w:cs="Times New Roman"/>
        </w:rPr>
        <w:t>1759, NUK R 0 75843),</w:t>
      </w:r>
    </w:p>
    <w:p w14:paraId="07D6376D" w14:textId="77777777" w:rsidR="00C91CA7" w:rsidRPr="00E968B5" w:rsidRDefault="00C91CA7" w:rsidP="00C91CA7">
      <w:pPr>
        <w:spacing w:line="360" w:lineRule="auto"/>
        <w:jc w:val="both"/>
        <w:rPr>
          <w:rFonts w:ascii="Times New Roman" w:hAnsi="Times New Roman" w:cs="Times New Roman"/>
        </w:rPr>
      </w:pPr>
      <w:r w:rsidRPr="00E968B5">
        <w:rPr>
          <w:rFonts w:ascii="Times New Roman" w:hAnsi="Times New Roman" w:cs="Times New Roman"/>
        </w:rPr>
        <w:t xml:space="preserve">• </w:t>
      </w:r>
      <w:proofErr w:type="spellStart"/>
      <w:r w:rsidRPr="00E968B5">
        <w:rPr>
          <w:rFonts w:ascii="Times New Roman" w:hAnsi="Times New Roman" w:cs="Times New Roman"/>
        </w:rPr>
        <w:t>Lavrenčič</w:t>
      </w:r>
      <w:r w:rsidR="006E73E2" w:rsidRPr="00E968B5">
        <w:rPr>
          <w:rFonts w:ascii="Times New Roman" w:hAnsi="Times New Roman" w:cs="Times New Roman"/>
        </w:rPr>
        <w:t>’</w:t>
      </w:r>
      <w:r w:rsidRPr="00E968B5">
        <w:rPr>
          <w:rFonts w:ascii="Times New Roman" w:hAnsi="Times New Roman" w:cs="Times New Roman"/>
        </w:rPr>
        <w:t>s</w:t>
      </w:r>
      <w:proofErr w:type="spellEnd"/>
      <w:r w:rsidRPr="00E968B5">
        <w:rPr>
          <w:rFonts w:ascii="Times New Roman" w:hAnsi="Times New Roman" w:cs="Times New Roman"/>
        </w:rPr>
        <w:t xml:space="preserve"> </w:t>
      </w:r>
      <w:r w:rsidR="00704B4B" w:rsidRPr="00E968B5">
        <w:rPr>
          <w:rFonts w:ascii="Times New Roman" w:hAnsi="Times New Roman" w:cs="Times New Roman"/>
        </w:rPr>
        <w:t xml:space="preserve">printed </w:t>
      </w:r>
      <w:proofErr w:type="spellStart"/>
      <w:r w:rsidR="006E73E2" w:rsidRPr="00E968B5">
        <w:rPr>
          <w:rFonts w:ascii="Times New Roman" w:hAnsi="Times New Roman" w:cs="Times New Roman"/>
          <w:i/>
        </w:rPr>
        <w:t>Misijonske</w:t>
      </w:r>
      <w:proofErr w:type="spellEnd"/>
      <w:r w:rsidR="006E73E2" w:rsidRPr="00E968B5">
        <w:rPr>
          <w:rFonts w:ascii="Times New Roman" w:hAnsi="Times New Roman" w:cs="Times New Roman"/>
          <w:i/>
        </w:rPr>
        <w:t xml:space="preserve"> </w:t>
      </w:r>
      <w:proofErr w:type="spellStart"/>
      <w:r w:rsidR="006E73E2" w:rsidRPr="00E968B5">
        <w:rPr>
          <w:rFonts w:ascii="Times New Roman" w:hAnsi="Times New Roman" w:cs="Times New Roman"/>
          <w:i/>
        </w:rPr>
        <w:t>pesme</w:t>
      </w:r>
      <w:proofErr w:type="spellEnd"/>
      <w:r w:rsidR="006E73E2" w:rsidRPr="00E968B5">
        <w:rPr>
          <w:rFonts w:ascii="Times New Roman" w:hAnsi="Times New Roman" w:cs="Times New Roman"/>
          <w:i/>
        </w:rPr>
        <w:t xml:space="preserve"> </w:t>
      </w:r>
      <w:proofErr w:type="spellStart"/>
      <w:r w:rsidR="006E73E2" w:rsidRPr="00E968B5">
        <w:rPr>
          <w:rFonts w:ascii="Times New Roman" w:hAnsi="Times New Roman" w:cs="Times New Roman"/>
          <w:i/>
        </w:rPr>
        <w:t>inu</w:t>
      </w:r>
      <w:proofErr w:type="spellEnd"/>
      <w:r w:rsidR="006E73E2" w:rsidRPr="00E968B5">
        <w:rPr>
          <w:rFonts w:ascii="Times New Roman" w:hAnsi="Times New Roman" w:cs="Times New Roman"/>
          <w:i/>
        </w:rPr>
        <w:t xml:space="preserve"> </w:t>
      </w:r>
      <w:proofErr w:type="spellStart"/>
      <w:r w:rsidR="006E73E2" w:rsidRPr="00E968B5">
        <w:rPr>
          <w:rFonts w:ascii="Times New Roman" w:hAnsi="Times New Roman" w:cs="Times New Roman"/>
          <w:i/>
        </w:rPr>
        <w:t>molitve</w:t>
      </w:r>
      <w:proofErr w:type="spellEnd"/>
      <w:r w:rsidR="006E73E2" w:rsidRPr="00E968B5">
        <w:rPr>
          <w:rFonts w:ascii="Times New Roman" w:hAnsi="Times New Roman" w:cs="Times New Roman"/>
        </w:rPr>
        <w:t xml:space="preserve"> </w:t>
      </w:r>
      <w:r w:rsidRPr="00E968B5">
        <w:rPr>
          <w:rFonts w:ascii="Times New Roman" w:hAnsi="Times New Roman" w:cs="Times New Roman"/>
        </w:rPr>
        <w:t>(1757, NUK GS 0 10212),</w:t>
      </w:r>
    </w:p>
    <w:p w14:paraId="401903A0" w14:textId="42F4C6D1" w:rsidR="00C91CA7" w:rsidRPr="00E968B5" w:rsidRDefault="00C91CA7" w:rsidP="00C91CA7">
      <w:pPr>
        <w:spacing w:line="360" w:lineRule="auto"/>
        <w:jc w:val="both"/>
        <w:rPr>
          <w:rFonts w:ascii="Times New Roman" w:hAnsi="Times New Roman" w:cs="Times New Roman"/>
        </w:rPr>
      </w:pPr>
      <w:r w:rsidRPr="00E968B5">
        <w:rPr>
          <w:rFonts w:ascii="Times New Roman" w:hAnsi="Times New Roman" w:cs="Times New Roman"/>
        </w:rPr>
        <w:t xml:space="preserve">• </w:t>
      </w:r>
      <w:r w:rsidR="00660EC7" w:rsidRPr="00E968B5">
        <w:rPr>
          <w:rFonts w:ascii="Times New Roman" w:hAnsi="Times New Roman" w:cs="Times New Roman"/>
        </w:rPr>
        <w:t xml:space="preserve">Krebs’s hymnal </w:t>
      </w:r>
      <w:r w:rsidR="008C1D02">
        <w:rPr>
          <w:rFonts w:ascii="Times New Roman" w:hAnsi="Times New Roman" w:cs="Times New Roman"/>
        </w:rPr>
        <w:t xml:space="preserve">manuscript </w:t>
      </w:r>
      <w:r w:rsidRPr="00E968B5">
        <w:rPr>
          <w:rFonts w:ascii="Times New Roman" w:hAnsi="Times New Roman" w:cs="Times New Roman"/>
        </w:rPr>
        <w:t>(1750</w:t>
      </w:r>
      <w:r w:rsidR="00B82547">
        <w:rPr>
          <w:rFonts w:ascii="Times New Roman" w:hAnsi="Times New Roman" w:cs="Times New Roman"/>
        </w:rPr>
        <w:t>–</w:t>
      </w:r>
      <w:r w:rsidRPr="00E968B5">
        <w:rPr>
          <w:rFonts w:ascii="Times New Roman" w:hAnsi="Times New Roman" w:cs="Times New Roman"/>
        </w:rPr>
        <w:t>1800, NRSS Ms 022),</w:t>
      </w:r>
    </w:p>
    <w:p w14:paraId="1AACDF5A" w14:textId="77777777" w:rsidR="00C91CA7" w:rsidRPr="00E968B5" w:rsidRDefault="00C91CA7" w:rsidP="00C91CA7">
      <w:pPr>
        <w:spacing w:line="360" w:lineRule="auto"/>
        <w:jc w:val="both"/>
        <w:rPr>
          <w:rFonts w:ascii="Times New Roman" w:hAnsi="Times New Roman" w:cs="Times New Roman"/>
        </w:rPr>
      </w:pPr>
      <w:r w:rsidRPr="00E968B5">
        <w:rPr>
          <w:rFonts w:ascii="Times New Roman" w:hAnsi="Times New Roman" w:cs="Times New Roman"/>
        </w:rPr>
        <w:t xml:space="preserve">• </w:t>
      </w:r>
      <w:r w:rsidR="00704B4B">
        <w:rPr>
          <w:rFonts w:ascii="Times New Roman" w:hAnsi="Times New Roman" w:cs="Times New Roman"/>
        </w:rPr>
        <w:t xml:space="preserve">the </w:t>
      </w:r>
      <w:r w:rsidR="00660EC7" w:rsidRPr="00E968B5">
        <w:rPr>
          <w:rFonts w:ascii="Times New Roman" w:hAnsi="Times New Roman" w:cs="Times New Roman"/>
        </w:rPr>
        <w:t xml:space="preserve">hymnal </w:t>
      </w:r>
      <w:r w:rsidRPr="00E968B5">
        <w:rPr>
          <w:rFonts w:ascii="Times New Roman" w:hAnsi="Times New Roman" w:cs="Times New Roman"/>
        </w:rPr>
        <w:t xml:space="preserve">manuscript </w:t>
      </w:r>
      <w:proofErr w:type="spellStart"/>
      <w:r w:rsidR="006E73E2" w:rsidRPr="00E968B5">
        <w:rPr>
          <w:rFonts w:ascii="Times New Roman" w:hAnsi="Times New Roman" w:cs="Times New Roman"/>
          <w:i/>
        </w:rPr>
        <w:t>Cerkvene</w:t>
      </w:r>
      <w:proofErr w:type="spellEnd"/>
      <w:r w:rsidR="006E73E2" w:rsidRPr="00E968B5">
        <w:rPr>
          <w:rFonts w:ascii="Times New Roman" w:hAnsi="Times New Roman" w:cs="Times New Roman"/>
          <w:i/>
        </w:rPr>
        <w:t xml:space="preserve"> </w:t>
      </w:r>
      <w:proofErr w:type="spellStart"/>
      <w:r w:rsidR="006E73E2" w:rsidRPr="00E968B5">
        <w:rPr>
          <w:rFonts w:ascii="Times New Roman" w:hAnsi="Times New Roman" w:cs="Times New Roman"/>
          <w:i/>
        </w:rPr>
        <w:t>pesmi</w:t>
      </w:r>
      <w:proofErr w:type="spellEnd"/>
      <w:r w:rsidR="006E73E2" w:rsidRPr="00E968B5">
        <w:rPr>
          <w:rFonts w:ascii="Times New Roman" w:hAnsi="Times New Roman" w:cs="Times New Roman"/>
          <w:i/>
        </w:rPr>
        <w:t xml:space="preserve"> in </w:t>
      </w:r>
      <w:proofErr w:type="spellStart"/>
      <w:r w:rsidR="006E73E2" w:rsidRPr="00E968B5">
        <w:rPr>
          <w:rFonts w:ascii="Times New Roman" w:hAnsi="Times New Roman" w:cs="Times New Roman"/>
          <w:i/>
        </w:rPr>
        <w:t>molitve</w:t>
      </w:r>
      <w:proofErr w:type="spellEnd"/>
      <w:r w:rsidR="006E73E2" w:rsidRPr="00E968B5">
        <w:rPr>
          <w:rFonts w:ascii="Times New Roman" w:hAnsi="Times New Roman" w:cs="Times New Roman"/>
        </w:rPr>
        <w:t xml:space="preserve"> </w:t>
      </w:r>
      <w:r w:rsidRPr="00E968B5">
        <w:rPr>
          <w:rFonts w:ascii="Times New Roman" w:hAnsi="Times New Roman" w:cs="Times New Roman"/>
        </w:rPr>
        <w:t>(ok 1778, NRSS Ms 052),</w:t>
      </w:r>
    </w:p>
    <w:p w14:paraId="75014B72" w14:textId="77777777" w:rsidR="00C91CA7" w:rsidRPr="00E968B5" w:rsidRDefault="006E73E2" w:rsidP="00C91CA7">
      <w:pPr>
        <w:spacing w:line="360" w:lineRule="auto"/>
        <w:jc w:val="both"/>
        <w:rPr>
          <w:rFonts w:ascii="Times New Roman" w:hAnsi="Times New Roman" w:cs="Times New Roman"/>
        </w:rPr>
      </w:pPr>
      <w:r w:rsidRPr="00E968B5">
        <w:rPr>
          <w:rFonts w:ascii="Times New Roman" w:hAnsi="Times New Roman" w:cs="Times New Roman"/>
        </w:rPr>
        <w:t xml:space="preserve">• </w:t>
      </w:r>
      <w:r w:rsidR="00660EC7" w:rsidRPr="00E968B5">
        <w:rPr>
          <w:rFonts w:ascii="Times New Roman" w:hAnsi="Times New Roman" w:cs="Times New Roman"/>
        </w:rPr>
        <w:t xml:space="preserve">Maurer’s hymnal </w:t>
      </w:r>
      <w:r w:rsidRPr="00E968B5">
        <w:rPr>
          <w:rFonts w:ascii="Times New Roman" w:hAnsi="Times New Roman" w:cs="Times New Roman"/>
        </w:rPr>
        <w:t>m</w:t>
      </w:r>
      <w:r w:rsidR="00C91CA7" w:rsidRPr="00E968B5">
        <w:rPr>
          <w:rFonts w:ascii="Times New Roman" w:hAnsi="Times New Roman" w:cs="Times New Roman"/>
        </w:rPr>
        <w:t>anuscript (1754, NUL Ms 1485),</w:t>
      </w:r>
    </w:p>
    <w:p w14:paraId="4DB846C1" w14:textId="77777777" w:rsidR="00C91CA7" w:rsidRPr="00E968B5" w:rsidRDefault="006E73E2" w:rsidP="00C91CA7">
      <w:pPr>
        <w:spacing w:line="360" w:lineRule="auto"/>
        <w:jc w:val="both"/>
        <w:rPr>
          <w:rFonts w:ascii="Times New Roman" w:hAnsi="Times New Roman" w:cs="Times New Roman"/>
        </w:rPr>
      </w:pPr>
      <w:r w:rsidRPr="00E968B5">
        <w:rPr>
          <w:rFonts w:ascii="Times New Roman" w:hAnsi="Times New Roman" w:cs="Times New Roman"/>
        </w:rPr>
        <w:lastRenderedPageBreak/>
        <w:t xml:space="preserve">• </w:t>
      </w:r>
      <w:proofErr w:type="spellStart"/>
      <w:r w:rsidR="00C91CA7" w:rsidRPr="00E968B5">
        <w:rPr>
          <w:rFonts w:ascii="Times New Roman" w:hAnsi="Times New Roman" w:cs="Times New Roman"/>
        </w:rPr>
        <w:t>Parhamer</w:t>
      </w:r>
      <w:r w:rsidRPr="00E968B5">
        <w:rPr>
          <w:rFonts w:ascii="Times New Roman" w:hAnsi="Times New Roman" w:cs="Times New Roman"/>
        </w:rPr>
        <w:t>’s</w:t>
      </w:r>
      <w:proofErr w:type="spellEnd"/>
      <w:r w:rsidR="00C91CA7" w:rsidRPr="00E968B5">
        <w:rPr>
          <w:rFonts w:ascii="Times New Roman" w:hAnsi="Times New Roman" w:cs="Times New Roman"/>
        </w:rPr>
        <w:t xml:space="preserve"> </w:t>
      </w:r>
      <w:r w:rsidR="00704B4B" w:rsidRPr="00E968B5">
        <w:rPr>
          <w:rFonts w:ascii="Times New Roman" w:hAnsi="Times New Roman" w:cs="Times New Roman"/>
        </w:rPr>
        <w:t xml:space="preserve">printed </w:t>
      </w:r>
      <w:r w:rsidRPr="00E968B5">
        <w:rPr>
          <w:rFonts w:ascii="Times New Roman" w:hAnsi="Times New Roman" w:cs="Times New Roman"/>
        </w:rPr>
        <w:t>c</w:t>
      </w:r>
      <w:r w:rsidR="00C91CA7" w:rsidRPr="00E968B5">
        <w:rPr>
          <w:rFonts w:ascii="Times New Roman" w:hAnsi="Times New Roman" w:cs="Times New Roman"/>
        </w:rPr>
        <w:t xml:space="preserve">atechism entitled </w:t>
      </w:r>
      <w:proofErr w:type="spellStart"/>
      <w:r w:rsidRPr="00E968B5">
        <w:rPr>
          <w:rFonts w:ascii="Times New Roman" w:hAnsi="Times New Roman" w:cs="Times New Roman"/>
          <w:i/>
        </w:rPr>
        <w:t>Obchinzka</w:t>
      </w:r>
      <w:proofErr w:type="spellEnd"/>
      <w:r w:rsidRPr="00E968B5">
        <w:rPr>
          <w:rFonts w:ascii="Times New Roman" w:hAnsi="Times New Roman" w:cs="Times New Roman"/>
          <w:i/>
        </w:rPr>
        <w:t xml:space="preserve"> </w:t>
      </w:r>
      <w:proofErr w:type="spellStart"/>
      <w:r w:rsidRPr="00E968B5">
        <w:rPr>
          <w:rFonts w:ascii="Times New Roman" w:hAnsi="Times New Roman" w:cs="Times New Roman"/>
          <w:i/>
        </w:rPr>
        <w:t>knisicza</w:t>
      </w:r>
      <w:proofErr w:type="spellEnd"/>
      <w:r w:rsidRPr="00E968B5">
        <w:rPr>
          <w:rFonts w:ascii="Times New Roman" w:hAnsi="Times New Roman" w:cs="Times New Roman"/>
          <w:i/>
        </w:rPr>
        <w:t xml:space="preserve"> </w:t>
      </w:r>
      <w:proofErr w:type="spellStart"/>
      <w:r w:rsidRPr="00E968B5">
        <w:rPr>
          <w:rFonts w:ascii="Times New Roman" w:hAnsi="Times New Roman" w:cs="Times New Roman"/>
          <w:i/>
        </w:rPr>
        <w:t>zpitavanya</w:t>
      </w:r>
      <w:proofErr w:type="spellEnd"/>
      <w:r w:rsidRPr="00E968B5">
        <w:rPr>
          <w:rFonts w:ascii="Times New Roman" w:hAnsi="Times New Roman" w:cs="Times New Roman"/>
          <w:i/>
        </w:rPr>
        <w:t xml:space="preserve"> </w:t>
      </w:r>
      <w:proofErr w:type="spellStart"/>
      <w:r w:rsidRPr="00E968B5">
        <w:rPr>
          <w:rFonts w:ascii="Times New Roman" w:hAnsi="Times New Roman" w:cs="Times New Roman"/>
          <w:i/>
        </w:rPr>
        <w:t>teh</w:t>
      </w:r>
      <w:proofErr w:type="spellEnd"/>
      <w:r w:rsidRPr="00E968B5">
        <w:rPr>
          <w:rFonts w:ascii="Times New Roman" w:hAnsi="Times New Roman" w:cs="Times New Roman"/>
          <w:i/>
        </w:rPr>
        <w:t xml:space="preserve"> pet </w:t>
      </w:r>
      <w:proofErr w:type="spellStart"/>
      <w:r w:rsidRPr="00E968B5">
        <w:rPr>
          <w:rFonts w:ascii="Times New Roman" w:hAnsi="Times New Roman" w:cs="Times New Roman"/>
          <w:i/>
        </w:rPr>
        <w:t>glavnih</w:t>
      </w:r>
      <w:proofErr w:type="spellEnd"/>
      <w:r w:rsidRPr="00E968B5">
        <w:rPr>
          <w:rFonts w:ascii="Times New Roman" w:hAnsi="Times New Roman" w:cs="Times New Roman"/>
          <w:i/>
        </w:rPr>
        <w:t xml:space="preserve"> </w:t>
      </w:r>
      <w:proofErr w:type="spellStart"/>
      <w:r w:rsidRPr="00E968B5">
        <w:rPr>
          <w:rFonts w:ascii="Times New Roman" w:hAnsi="Times New Roman" w:cs="Times New Roman"/>
          <w:i/>
        </w:rPr>
        <w:t>stukov</w:t>
      </w:r>
      <w:proofErr w:type="spellEnd"/>
      <w:r w:rsidRPr="00E968B5">
        <w:rPr>
          <w:rFonts w:ascii="Times New Roman" w:hAnsi="Times New Roman" w:cs="Times New Roman"/>
          <w:i/>
        </w:rPr>
        <w:t xml:space="preserve"> </w:t>
      </w:r>
      <w:proofErr w:type="spellStart"/>
      <w:r w:rsidRPr="00E968B5">
        <w:rPr>
          <w:rFonts w:ascii="Times New Roman" w:hAnsi="Times New Roman" w:cs="Times New Roman"/>
          <w:i/>
        </w:rPr>
        <w:t>maloga</w:t>
      </w:r>
      <w:proofErr w:type="spellEnd"/>
      <w:r w:rsidRPr="00E968B5">
        <w:rPr>
          <w:rFonts w:ascii="Times New Roman" w:hAnsi="Times New Roman" w:cs="Times New Roman"/>
          <w:i/>
        </w:rPr>
        <w:t xml:space="preserve"> </w:t>
      </w:r>
      <w:proofErr w:type="spellStart"/>
      <w:r w:rsidRPr="00E968B5">
        <w:rPr>
          <w:rFonts w:ascii="Times New Roman" w:hAnsi="Times New Roman" w:cs="Times New Roman"/>
          <w:i/>
        </w:rPr>
        <w:t>katekizmussa</w:t>
      </w:r>
      <w:proofErr w:type="spellEnd"/>
      <w:r w:rsidRPr="00E968B5">
        <w:rPr>
          <w:rFonts w:ascii="Times New Roman" w:hAnsi="Times New Roman" w:cs="Times New Roman"/>
        </w:rPr>
        <w:t xml:space="preserve"> </w:t>
      </w:r>
      <w:r w:rsidR="00C91CA7" w:rsidRPr="00E968B5">
        <w:rPr>
          <w:rFonts w:ascii="Times New Roman" w:hAnsi="Times New Roman" w:cs="Times New Roman"/>
        </w:rPr>
        <w:t>(1764, UKM R 20675)</w:t>
      </w:r>
      <w:r w:rsidR="00704B4B">
        <w:rPr>
          <w:rFonts w:ascii="Times New Roman" w:hAnsi="Times New Roman" w:cs="Times New Roman"/>
        </w:rPr>
        <w:t>,</w:t>
      </w:r>
      <w:r w:rsidR="00C91CA7" w:rsidRPr="00E968B5">
        <w:rPr>
          <w:rFonts w:ascii="Times New Roman" w:hAnsi="Times New Roman" w:cs="Times New Roman"/>
        </w:rPr>
        <w:t xml:space="preserve"> and</w:t>
      </w:r>
    </w:p>
    <w:p w14:paraId="317F3B26" w14:textId="437C0E9A" w:rsidR="00C91CA7" w:rsidRPr="00E968B5" w:rsidRDefault="00C91CA7" w:rsidP="00C91CA7">
      <w:pPr>
        <w:spacing w:line="360" w:lineRule="auto"/>
        <w:jc w:val="both"/>
        <w:rPr>
          <w:rFonts w:ascii="Times New Roman" w:hAnsi="Times New Roman" w:cs="Times New Roman"/>
        </w:rPr>
      </w:pPr>
      <w:r w:rsidRPr="00E968B5">
        <w:rPr>
          <w:rFonts w:ascii="Times New Roman" w:hAnsi="Times New Roman" w:cs="Times New Roman"/>
        </w:rPr>
        <w:t xml:space="preserve">• </w:t>
      </w:r>
      <w:proofErr w:type="spellStart"/>
      <w:r w:rsidR="006E73E2" w:rsidRPr="00E968B5">
        <w:rPr>
          <w:rFonts w:ascii="Times New Roman" w:hAnsi="Times New Roman" w:cs="Times New Roman"/>
          <w:i/>
        </w:rPr>
        <w:t>Manuskript</w:t>
      </w:r>
      <w:proofErr w:type="spellEnd"/>
      <w:r w:rsidR="006E73E2" w:rsidRPr="00E968B5">
        <w:rPr>
          <w:rFonts w:ascii="Times New Roman" w:hAnsi="Times New Roman" w:cs="Times New Roman"/>
          <w:i/>
        </w:rPr>
        <w:t xml:space="preserve"> </w:t>
      </w:r>
      <w:proofErr w:type="spellStart"/>
      <w:r w:rsidR="006E73E2" w:rsidRPr="00E968B5">
        <w:rPr>
          <w:rFonts w:ascii="Times New Roman" w:hAnsi="Times New Roman" w:cs="Times New Roman"/>
          <w:i/>
        </w:rPr>
        <w:t>iz</w:t>
      </w:r>
      <w:proofErr w:type="spellEnd"/>
      <w:r w:rsidR="006E73E2" w:rsidRPr="00E968B5">
        <w:rPr>
          <w:rFonts w:ascii="Times New Roman" w:hAnsi="Times New Roman" w:cs="Times New Roman"/>
          <w:i/>
        </w:rPr>
        <w:t xml:space="preserve"> </w:t>
      </w:r>
      <w:proofErr w:type="spellStart"/>
      <w:r w:rsidR="006E73E2" w:rsidRPr="00E968B5">
        <w:rPr>
          <w:rFonts w:ascii="Times New Roman" w:hAnsi="Times New Roman" w:cs="Times New Roman"/>
          <w:i/>
        </w:rPr>
        <w:t>Podmelca</w:t>
      </w:r>
      <w:proofErr w:type="spellEnd"/>
      <w:r w:rsidR="006E73E2" w:rsidRPr="00E968B5">
        <w:rPr>
          <w:rFonts w:ascii="Times New Roman" w:hAnsi="Times New Roman" w:cs="Times New Roman"/>
        </w:rPr>
        <w:t xml:space="preserve"> </w:t>
      </w:r>
      <w:r w:rsidRPr="00E968B5">
        <w:rPr>
          <w:rFonts w:ascii="Times New Roman" w:hAnsi="Times New Roman" w:cs="Times New Roman"/>
        </w:rPr>
        <w:t>(1802</w:t>
      </w:r>
      <w:r w:rsidR="00B82547">
        <w:rPr>
          <w:rFonts w:ascii="Times New Roman" w:hAnsi="Times New Roman" w:cs="Times New Roman"/>
        </w:rPr>
        <w:t>–</w:t>
      </w:r>
      <w:r w:rsidRPr="00E968B5">
        <w:rPr>
          <w:rFonts w:ascii="Times New Roman" w:hAnsi="Times New Roman" w:cs="Times New Roman"/>
        </w:rPr>
        <w:t>1810, Archives of the ZRC SAZU Institute</w:t>
      </w:r>
      <w:r w:rsidR="008C1D02">
        <w:rPr>
          <w:rFonts w:ascii="Times New Roman" w:hAnsi="Times New Roman" w:cs="Times New Roman"/>
        </w:rPr>
        <w:t xml:space="preserve"> of Ethnomusicology</w:t>
      </w:r>
      <w:r w:rsidRPr="00E968B5">
        <w:rPr>
          <w:rFonts w:ascii="Times New Roman" w:hAnsi="Times New Roman" w:cs="Times New Roman"/>
        </w:rPr>
        <w:t xml:space="preserve">, </w:t>
      </w:r>
      <w:proofErr w:type="spellStart"/>
      <w:r w:rsidRPr="00E968B5">
        <w:rPr>
          <w:rFonts w:ascii="Times New Roman" w:hAnsi="Times New Roman" w:cs="Times New Roman"/>
        </w:rPr>
        <w:t>Kokošar</w:t>
      </w:r>
      <w:r w:rsidR="006E73E2" w:rsidRPr="00E968B5">
        <w:rPr>
          <w:rFonts w:ascii="Times New Roman" w:hAnsi="Times New Roman" w:cs="Times New Roman"/>
        </w:rPr>
        <w:t>’s</w:t>
      </w:r>
      <w:proofErr w:type="spellEnd"/>
      <w:r w:rsidR="006E73E2" w:rsidRPr="00E968B5">
        <w:rPr>
          <w:rFonts w:ascii="Times New Roman" w:hAnsi="Times New Roman" w:cs="Times New Roman"/>
        </w:rPr>
        <w:t xml:space="preserve"> Series</w:t>
      </w:r>
      <w:r w:rsidRPr="00E968B5">
        <w:rPr>
          <w:rFonts w:ascii="Times New Roman" w:hAnsi="Times New Roman" w:cs="Times New Roman"/>
        </w:rPr>
        <w:t xml:space="preserve">, Ms. II., Sg. Ms. </w:t>
      </w:r>
      <w:proofErr w:type="spellStart"/>
      <w:r w:rsidRPr="00E968B5">
        <w:rPr>
          <w:rFonts w:ascii="Times New Roman" w:hAnsi="Times New Roman" w:cs="Times New Roman"/>
        </w:rPr>
        <w:t>Ko</w:t>
      </w:r>
      <w:proofErr w:type="spellEnd"/>
      <w:r w:rsidRPr="00E968B5">
        <w:rPr>
          <w:rFonts w:ascii="Times New Roman" w:hAnsi="Times New Roman" w:cs="Times New Roman"/>
        </w:rPr>
        <w:t>. 101/125).</w:t>
      </w:r>
    </w:p>
    <w:p w14:paraId="790CDCE5" w14:textId="1508F569" w:rsidR="006E73E2" w:rsidRPr="00E968B5" w:rsidRDefault="00AC0502" w:rsidP="00C91CA7">
      <w:pPr>
        <w:spacing w:line="360" w:lineRule="auto"/>
        <w:jc w:val="both"/>
        <w:rPr>
          <w:rFonts w:ascii="Times New Roman" w:hAnsi="Times New Roman" w:cs="Times New Roman"/>
        </w:rPr>
      </w:pPr>
      <w:r>
        <w:rPr>
          <w:rFonts w:ascii="Times New Roman" w:hAnsi="Times New Roman" w:cs="Times New Roman"/>
        </w:rPr>
        <w:tab/>
      </w:r>
      <w:r w:rsidR="006E73E2" w:rsidRPr="00E968B5">
        <w:rPr>
          <w:rFonts w:ascii="Times New Roman" w:hAnsi="Times New Roman" w:cs="Times New Roman"/>
        </w:rPr>
        <w:t xml:space="preserve">The selected variant hymns were mostly produced in the eighteenth century in the regions of Styria, Carinthia, Carniola and Gorizia. Eleven </w:t>
      </w:r>
      <w:r w:rsidR="00913238">
        <w:rPr>
          <w:rFonts w:ascii="Times New Roman" w:hAnsi="Times New Roman" w:cs="Times New Roman"/>
        </w:rPr>
        <w:t xml:space="preserve">of the </w:t>
      </w:r>
      <w:r w:rsidR="008F66CA">
        <w:rPr>
          <w:rFonts w:ascii="Times New Roman" w:hAnsi="Times New Roman" w:cs="Times New Roman"/>
        </w:rPr>
        <w:t>hymns</w:t>
      </w:r>
      <w:r w:rsidR="006E73E2" w:rsidRPr="00E968B5">
        <w:rPr>
          <w:rFonts w:ascii="Times New Roman" w:hAnsi="Times New Roman" w:cs="Times New Roman"/>
        </w:rPr>
        <w:t xml:space="preserve"> </w:t>
      </w:r>
      <w:r w:rsidR="0099650E" w:rsidRPr="00E968B5">
        <w:rPr>
          <w:rFonts w:ascii="Times New Roman" w:hAnsi="Times New Roman" w:cs="Times New Roman"/>
        </w:rPr>
        <w:t xml:space="preserve">exist in </w:t>
      </w:r>
      <w:r w:rsidR="00FA34C9" w:rsidRPr="00E968B5">
        <w:rPr>
          <w:rFonts w:ascii="Times New Roman" w:hAnsi="Times New Roman" w:cs="Times New Roman"/>
        </w:rPr>
        <w:t>a single</w:t>
      </w:r>
      <w:r w:rsidR="006E73E2" w:rsidRPr="00E968B5">
        <w:rPr>
          <w:rFonts w:ascii="Times New Roman" w:hAnsi="Times New Roman" w:cs="Times New Roman"/>
        </w:rPr>
        <w:t xml:space="preserve"> version (for example,</w:t>
      </w:r>
      <w:r w:rsidR="007A5CFF" w:rsidRPr="00E968B5">
        <w:rPr>
          <w:rFonts w:ascii="Times New Roman" w:hAnsi="Times New Roman" w:cs="Times New Roman"/>
        </w:rPr>
        <w:t xml:space="preserve"> </w:t>
      </w:r>
      <w:proofErr w:type="spellStart"/>
      <w:r w:rsidR="007A5CFF" w:rsidRPr="00E968B5">
        <w:rPr>
          <w:rFonts w:ascii="Times New Roman" w:hAnsi="Times New Roman" w:cs="Times New Roman"/>
          <w:i/>
          <w:iCs/>
        </w:rPr>
        <w:t>Pesem</w:t>
      </w:r>
      <w:proofErr w:type="spellEnd"/>
      <w:r w:rsidR="007A5CFF" w:rsidRPr="00E968B5">
        <w:rPr>
          <w:rFonts w:ascii="Times New Roman" w:hAnsi="Times New Roman" w:cs="Times New Roman"/>
          <w:i/>
          <w:iCs/>
        </w:rPr>
        <w:t xml:space="preserve"> od </w:t>
      </w:r>
      <w:proofErr w:type="spellStart"/>
      <w:r w:rsidR="007A5CFF" w:rsidRPr="00E968B5">
        <w:rPr>
          <w:rFonts w:ascii="Times New Roman" w:hAnsi="Times New Roman" w:cs="Times New Roman"/>
          <w:i/>
          <w:iCs/>
        </w:rPr>
        <w:t>svete</w:t>
      </w:r>
      <w:proofErr w:type="spellEnd"/>
      <w:r w:rsidR="007A5CFF" w:rsidRPr="00E968B5">
        <w:rPr>
          <w:rFonts w:ascii="Times New Roman" w:hAnsi="Times New Roman" w:cs="Times New Roman"/>
          <w:i/>
          <w:iCs/>
        </w:rPr>
        <w:t xml:space="preserve"> </w:t>
      </w:r>
      <w:proofErr w:type="spellStart"/>
      <w:r w:rsidR="007A5CFF" w:rsidRPr="00E968B5">
        <w:rPr>
          <w:rFonts w:ascii="Times New Roman" w:hAnsi="Times New Roman" w:cs="Times New Roman"/>
          <w:i/>
          <w:iCs/>
        </w:rPr>
        <w:t>trojce</w:t>
      </w:r>
      <w:proofErr w:type="spellEnd"/>
      <w:r w:rsidR="007A5CFF" w:rsidRPr="00E968B5">
        <w:rPr>
          <w:rFonts w:ascii="Times New Roman" w:hAnsi="Times New Roman" w:cs="Times New Roman"/>
          <w:i/>
          <w:iCs/>
        </w:rPr>
        <w:t xml:space="preserve">, </w:t>
      </w:r>
      <w:proofErr w:type="spellStart"/>
      <w:r w:rsidR="007A5CFF" w:rsidRPr="00E968B5">
        <w:rPr>
          <w:rFonts w:ascii="Times New Roman" w:hAnsi="Times New Roman" w:cs="Times New Roman"/>
          <w:i/>
          <w:iCs/>
        </w:rPr>
        <w:t>Pesem</w:t>
      </w:r>
      <w:proofErr w:type="spellEnd"/>
      <w:r w:rsidR="007A5CFF" w:rsidRPr="00E968B5">
        <w:rPr>
          <w:rFonts w:ascii="Times New Roman" w:hAnsi="Times New Roman" w:cs="Times New Roman"/>
          <w:i/>
          <w:iCs/>
        </w:rPr>
        <w:t xml:space="preserve"> od </w:t>
      </w:r>
      <w:proofErr w:type="spellStart"/>
      <w:r w:rsidR="007A5CFF" w:rsidRPr="00E968B5">
        <w:rPr>
          <w:rFonts w:ascii="Times New Roman" w:hAnsi="Times New Roman" w:cs="Times New Roman"/>
          <w:i/>
          <w:iCs/>
        </w:rPr>
        <w:t>božje</w:t>
      </w:r>
      <w:proofErr w:type="spellEnd"/>
      <w:r w:rsidR="007A5CFF" w:rsidRPr="00E968B5">
        <w:rPr>
          <w:rFonts w:ascii="Times New Roman" w:hAnsi="Times New Roman" w:cs="Times New Roman"/>
          <w:i/>
          <w:iCs/>
        </w:rPr>
        <w:t xml:space="preserve"> </w:t>
      </w:r>
      <w:proofErr w:type="spellStart"/>
      <w:r w:rsidR="007A5CFF" w:rsidRPr="00E968B5">
        <w:rPr>
          <w:rFonts w:ascii="Times New Roman" w:hAnsi="Times New Roman" w:cs="Times New Roman"/>
          <w:i/>
          <w:iCs/>
        </w:rPr>
        <w:t>lubezni</w:t>
      </w:r>
      <w:proofErr w:type="spellEnd"/>
      <w:r w:rsidR="007A5CFF" w:rsidRPr="00E968B5">
        <w:rPr>
          <w:rFonts w:ascii="Times New Roman" w:hAnsi="Times New Roman" w:cs="Times New Roman"/>
          <w:i/>
          <w:iCs/>
        </w:rPr>
        <w:t xml:space="preserve">, </w:t>
      </w:r>
      <w:proofErr w:type="spellStart"/>
      <w:r w:rsidR="007A5CFF" w:rsidRPr="00E968B5">
        <w:rPr>
          <w:rFonts w:ascii="Times New Roman" w:hAnsi="Times New Roman" w:cs="Times New Roman"/>
          <w:i/>
          <w:iCs/>
        </w:rPr>
        <w:t>Pesem</w:t>
      </w:r>
      <w:proofErr w:type="spellEnd"/>
      <w:r w:rsidR="007A5CFF" w:rsidRPr="00E968B5">
        <w:rPr>
          <w:rFonts w:ascii="Times New Roman" w:hAnsi="Times New Roman" w:cs="Times New Roman"/>
          <w:i/>
          <w:iCs/>
        </w:rPr>
        <w:t xml:space="preserve"> od </w:t>
      </w:r>
      <w:proofErr w:type="spellStart"/>
      <w:r w:rsidR="007A5CFF" w:rsidRPr="00E968B5">
        <w:rPr>
          <w:rFonts w:ascii="Times New Roman" w:hAnsi="Times New Roman" w:cs="Times New Roman"/>
          <w:i/>
          <w:iCs/>
        </w:rPr>
        <w:t>svete</w:t>
      </w:r>
      <w:proofErr w:type="spellEnd"/>
      <w:r w:rsidR="007A5CFF" w:rsidRPr="00E968B5">
        <w:rPr>
          <w:rFonts w:ascii="Times New Roman" w:hAnsi="Times New Roman" w:cs="Times New Roman"/>
          <w:i/>
          <w:iCs/>
        </w:rPr>
        <w:t xml:space="preserve"> </w:t>
      </w:r>
      <w:proofErr w:type="spellStart"/>
      <w:r w:rsidR="007A5CFF" w:rsidRPr="00E968B5">
        <w:rPr>
          <w:rFonts w:ascii="Times New Roman" w:hAnsi="Times New Roman" w:cs="Times New Roman"/>
          <w:i/>
          <w:iCs/>
        </w:rPr>
        <w:t>Notburge</w:t>
      </w:r>
      <w:proofErr w:type="spellEnd"/>
      <w:r w:rsidR="006E73E2" w:rsidRPr="00E968B5">
        <w:rPr>
          <w:rFonts w:ascii="Times New Roman" w:hAnsi="Times New Roman" w:cs="Times New Roman"/>
        </w:rPr>
        <w:t xml:space="preserve">), </w:t>
      </w:r>
      <w:r w:rsidR="00913238">
        <w:rPr>
          <w:rFonts w:ascii="Times New Roman" w:hAnsi="Times New Roman" w:cs="Times New Roman"/>
        </w:rPr>
        <w:t xml:space="preserve">and </w:t>
      </w:r>
      <w:r w:rsidR="006E73E2" w:rsidRPr="00E968B5">
        <w:rPr>
          <w:rFonts w:ascii="Times New Roman" w:hAnsi="Times New Roman" w:cs="Times New Roman"/>
        </w:rPr>
        <w:t xml:space="preserve">only one </w:t>
      </w:r>
      <w:r w:rsidR="00C56D6E">
        <w:rPr>
          <w:rFonts w:ascii="Times New Roman" w:hAnsi="Times New Roman" w:cs="Times New Roman"/>
        </w:rPr>
        <w:t xml:space="preserve">exists </w:t>
      </w:r>
      <w:r w:rsidR="007A5CFF" w:rsidRPr="00E968B5">
        <w:rPr>
          <w:rFonts w:ascii="Times New Roman" w:hAnsi="Times New Roman" w:cs="Times New Roman"/>
        </w:rPr>
        <w:t xml:space="preserve">in </w:t>
      </w:r>
      <w:r w:rsidR="006E73E2" w:rsidRPr="00E968B5">
        <w:rPr>
          <w:rFonts w:ascii="Times New Roman" w:hAnsi="Times New Roman" w:cs="Times New Roman"/>
        </w:rPr>
        <w:t>two</w:t>
      </w:r>
      <w:r w:rsidR="007A5CFF" w:rsidRPr="00E968B5">
        <w:rPr>
          <w:rFonts w:ascii="Times New Roman" w:hAnsi="Times New Roman" w:cs="Times New Roman"/>
        </w:rPr>
        <w:t xml:space="preserve"> versions</w:t>
      </w:r>
      <w:r w:rsidR="006E73E2" w:rsidRPr="00E968B5">
        <w:rPr>
          <w:rFonts w:ascii="Times New Roman" w:hAnsi="Times New Roman" w:cs="Times New Roman"/>
        </w:rPr>
        <w:t xml:space="preserve"> (</w:t>
      </w:r>
      <w:proofErr w:type="spellStart"/>
      <w:r w:rsidR="007A5CFF" w:rsidRPr="00E968B5">
        <w:rPr>
          <w:rFonts w:ascii="Times New Roman" w:hAnsi="Times New Roman" w:cs="Times New Roman"/>
          <w:i/>
          <w:iCs/>
        </w:rPr>
        <w:t>Pesem</w:t>
      </w:r>
      <w:proofErr w:type="spellEnd"/>
      <w:r w:rsidR="007A5CFF" w:rsidRPr="00E968B5">
        <w:rPr>
          <w:rFonts w:ascii="Times New Roman" w:hAnsi="Times New Roman" w:cs="Times New Roman"/>
          <w:i/>
          <w:iCs/>
        </w:rPr>
        <w:t xml:space="preserve"> </w:t>
      </w:r>
      <w:proofErr w:type="spellStart"/>
      <w:r w:rsidR="007A5CFF" w:rsidRPr="00E968B5">
        <w:rPr>
          <w:rFonts w:ascii="Times New Roman" w:hAnsi="Times New Roman" w:cs="Times New Roman"/>
          <w:i/>
          <w:iCs/>
        </w:rPr>
        <w:t>od</w:t>
      </w:r>
      <w:proofErr w:type="spellEnd"/>
      <w:r w:rsidR="007A5CFF" w:rsidRPr="00E968B5">
        <w:rPr>
          <w:rFonts w:ascii="Times New Roman" w:hAnsi="Times New Roman" w:cs="Times New Roman"/>
          <w:i/>
          <w:iCs/>
        </w:rPr>
        <w:t xml:space="preserve"> </w:t>
      </w:r>
      <w:proofErr w:type="spellStart"/>
      <w:r w:rsidR="007A5CFF" w:rsidRPr="00E968B5">
        <w:rPr>
          <w:rFonts w:ascii="Times New Roman" w:hAnsi="Times New Roman" w:cs="Times New Roman"/>
          <w:i/>
          <w:iCs/>
        </w:rPr>
        <w:t>Marije</w:t>
      </w:r>
      <w:proofErr w:type="spellEnd"/>
      <w:r w:rsidR="007A5CFF" w:rsidRPr="00E968B5">
        <w:rPr>
          <w:rFonts w:ascii="Times New Roman" w:hAnsi="Times New Roman" w:cs="Times New Roman"/>
          <w:i/>
          <w:iCs/>
        </w:rPr>
        <w:t xml:space="preserve"> Magdalene</w:t>
      </w:r>
      <w:r w:rsidR="006E73E2" w:rsidRPr="00E968B5">
        <w:rPr>
          <w:rFonts w:ascii="Times New Roman" w:hAnsi="Times New Roman" w:cs="Times New Roman"/>
        </w:rPr>
        <w:t xml:space="preserve">). All of the manuscripts and prints mentioned are listed </w:t>
      </w:r>
      <w:r w:rsidR="007A5CFF" w:rsidRPr="00E968B5">
        <w:rPr>
          <w:rFonts w:ascii="Times New Roman" w:hAnsi="Times New Roman" w:cs="Times New Roman"/>
        </w:rPr>
        <w:t>among the</w:t>
      </w:r>
      <w:r w:rsidR="006E73E2" w:rsidRPr="00E968B5">
        <w:rPr>
          <w:rFonts w:ascii="Times New Roman" w:hAnsi="Times New Roman" w:cs="Times New Roman"/>
        </w:rPr>
        <w:t xml:space="preserve"> </w:t>
      </w:r>
      <w:proofErr w:type="spellStart"/>
      <w:r w:rsidR="007A5CFF" w:rsidRPr="00E968B5">
        <w:rPr>
          <w:rFonts w:ascii="Courier New" w:hAnsi="Courier New" w:cs="Courier New"/>
        </w:rPr>
        <w:t>listWit</w:t>
      </w:r>
      <w:proofErr w:type="spellEnd"/>
      <w:r w:rsidR="007A5CFF" w:rsidRPr="00E968B5">
        <w:rPr>
          <w:rFonts w:ascii="Times New Roman" w:hAnsi="Times New Roman" w:cs="Times New Roman"/>
        </w:rPr>
        <w:t xml:space="preserve"> (</w:t>
      </w:r>
      <w:r w:rsidR="007A5CFF" w:rsidRPr="00E968B5">
        <w:rPr>
          <w:rFonts w:ascii="Times New Roman" w:hAnsi="Times New Roman" w:cs="Times New Roman"/>
          <w:i/>
        </w:rPr>
        <w:t>witness list</w:t>
      </w:r>
      <w:r w:rsidR="007A5CFF" w:rsidRPr="00E968B5">
        <w:rPr>
          <w:rFonts w:ascii="Times New Roman" w:hAnsi="Times New Roman" w:cs="Times New Roman"/>
        </w:rPr>
        <w:t>) source</w:t>
      </w:r>
      <w:r w:rsidR="00D452DB" w:rsidRPr="00E968B5">
        <w:rPr>
          <w:rFonts w:ascii="Times New Roman" w:hAnsi="Times New Roman" w:cs="Times New Roman"/>
        </w:rPr>
        <w:t xml:space="preserve"> li</w:t>
      </w:r>
      <w:r w:rsidR="007A5CFF" w:rsidRPr="00E968B5">
        <w:rPr>
          <w:rFonts w:ascii="Times New Roman" w:hAnsi="Times New Roman" w:cs="Times New Roman"/>
        </w:rPr>
        <w:t>s</w:t>
      </w:r>
      <w:r w:rsidR="00D452DB" w:rsidRPr="00E968B5">
        <w:rPr>
          <w:rFonts w:ascii="Times New Roman" w:hAnsi="Times New Roman" w:cs="Times New Roman"/>
        </w:rPr>
        <w:t>t</w:t>
      </w:r>
      <w:r w:rsidR="007A5CFF" w:rsidRPr="00E968B5">
        <w:rPr>
          <w:rFonts w:ascii="Times New Roman" w:hAnsi="Times New Roman" w:cs="Times New Roman"/>
        </w:rPr>
        <w:t xml:space="preserve"> </w:t>
      </w:r>
      <w:r w:rsidR="006E73E2" w:rsidRPr="00E968B5">
        <w:rPr>
          <w:rFonts w:ascii="Times New Roman" w:hAnsi="Times New Roman" w:cs="Times New Roman"/>
        </w:rPr>
        <w:t xml:space="preserve">added to the preface to the </w:t>
      </w:r>
      <w:r w:rsidR="007A5CFF" w:rsidRPr="00E968B5">
        <w:rPr>
          <w:rFonts w:ascii="Times New Roman" w:hAnsi="Times New Roman" w:cs="Times New Roman"/>
        </w:rPr>
        <w:t>critical edition</w:t>
      </w:r>
      <w:r w:rsidR="006E73E2" w:rsidRPr="00E968B5">
        <w:rPr>
          <w:rFonts w:ascii="Times New Roman" w:hAnsi="Times New Roman" w:cs="Times New Roman"/>
        </w:rPr>
        <w:t>, and shown as follows:</w:t>
      </w:r>
    </w:p>
    <w:p w14:paraId="7D8330F4" w14:textId="77777777" w:rsidR="00F73868" w:rsidRPr="00E968B5" w:rsidRDefault="00F73868" w:rsidP="00F73868">
      <w:pPr>
        <w:spacing w:line="360" w:lineRule="auto"/>
        <w:jc w:val="both"/>
        <w:rPr>
          <w:rFonts w:ascii="Times New Roman" w:hAnsi="Times New Roman" w:cs="Times New Roman"/>
        </w:rPr>
      </w:pPr>
    </w:p>
    <w:p w14:paraId="2CF9F2E8" w14:textId="77777777" w:rsidR="00C72261" w:rsidRPr="00E968B5" w:rsidRDefault="00F73868" w:rsidP="00F73868">
      <w:pPr>
        <w:shd w:val="clear" w:color="auto" w:fill="FFFFFF"/>
        <w:autoSpaceDE w:val="0"/>
        <w:autoSpaceDN w:val="0"/>
        <w:adjustRightInd w:val="0"/>
        <w:rPr>
          <w:rFonts w:ascii="Times New Roman" w:hAnsi="Times New Roman" w:cs="Times New Roman"/>
          <w:color w:val="000000"/>
          <w:highlight w:val="white"/>
        </w:rPr>
      </w:pPr>
      <w:r w:rsidRPr="00E968B5">
        <w:rPr>
          <w:rFonts w:ascii="Times New Roman" w:hAnsi="Times New Roman" w:cs="Times New Roman"/>
          <w:color w:val="000096"/>
          <w:highlight w:val="white"/>
        </w:rPr>
        <w:t>&lt;witness</w:t>
      </w:r>
      <w:r w:rsidRPr="00E968B5">
        <w:rPr>
          <w:rFonts w:ascii="Times New Roman" w:hAnsi="Times New Roman" w:cs="Times New Roman"/>
          <w:color w:val="F5844C"/>
          <w:highlight w:val="white"/>
        </w:rPr>
        <w:t xml:space="preserve"> </w:t>
      </w:r>
      <w:proofErr w:type="spellStart"/>
      <w:r w:rsidRPr="00E968B5">
        <w:rPr>
          <w:rFonts w:ascii="Times New Roman" w:hAnsi="Times New Roman" w:cs="Times New Roman"/>
          <w:color w:val="F5844C"/>
          <w:highlight w:val="white"/>
        </w:rPr>
        <w:t>xml:id</w:t>
      </w:r>
      <w:proofErr w:type="spellEnd"/>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"G"</w:t>
      </w:r>
      <w:r w:rsidRPr="00E968B5">
        <w:rPr>
          <w:rFonts w:ascii="Times New Roman" w:hAnsi="Times New Roman" w:cs="Times New Roman"/>
          <w:color w:val="000096"/>
          <w:highlight w:val="white"/>
        </w:rPr>
        <w:t>&gt;</w:t>
      </w:r>
      <w:r w:rsidR="00DF6F49" w:rsidRPr="00E968B5">
        <w:rPr>
          <w:rFonts w:ascii="Times New Roman" w:hAnsi="Times New Roman" w:cs="Times New Roman"/>
          <w:color w:val="000000"/>
          <w:highlight w:val="white"/>
        </w:rPr>
        <w:br/>
      </w:r>
      <w:r w:rsidR="00B3310E" w:rsidRPr="00E968B5">
        <w:rPr>
          <w:rFonts w:ascii="Times New Roman" w:hAnsi="Times New Roman" w:cs="Times New Roman"/>
          <w:color w:val="000000"/>
          <w:highlight w:val="white"/>
        </w:rPr>
        <w:t xml:space="preserve"> </w:t>
      </w:r>
      <w:r w:rsidR="00C72261"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&lt;label&gt;</w:t>
      </w:r>
      <w:proofErr w:type="spellStart"/>
      <w:r w:rsidRPr="00E968B5">
        <w:rPr>
          <w:rFonts w:ascii="Times New Roman" w:hAnsi="Times New Roman" w:cs="Times New Roman"/>
          <w:color w:val="000000"/>
          <w:highlight w:val="white"/>
        </w:rPr>
        <w:t>Gorje</w:t>
      </w:r>
      <w:proofErr w:type="spellEnd"/>
      <w:r w:rsidRPr="00E968B5">
        <w:rPr>
          <w:rFonts w:ascii="Times New Roman" w:hAnsi="Times New Roman" w:cs="Times New Roman"/>
          <w:color w:val="000096"/>
          <w:highlight w:val="white"/>
        </w:rPr>
        <w:t>&lt;/label&gt;</w:t>
      </w:r>
      <w:r w:rsidR="00DF6F49" w:rsidRPr="00E968B5">
        <w:rPr>
          <w:rFonts w:ascii="Times New Roman" w:hAnsi="Times New Roman" w:cs="Times New Roman"/>
          <w:color w:val="000000"/>
          <w:highlight w:val="white"/>
        </w:rPr>
        <w:br/>
        <w:t xml:space="preserve"> </w:t>
      </w:r>
      <w:r w:rsidR="00C72261"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bibl</w:t>
      </w:r>
      <w:proofErr w:type="spellEnd"/>
      <w:r w:rsidRPr="00E968B5">
        <w:rPr>
          <w:rFonts w:ascii="Times New Roman" w:hAnsi="Times New Roman" w:cs="Times New Roman"/>
          <w:color w:val="000096"/>
          <w:highlight w:val="white"/>
        </w:rPr>
        <w:t>&gt;&lt;title</w:t>
      </w:r>
      <w:r w:rsidRPr="00E968B5">
        <w:rPr>
          <w:rFonts w:ascii="Times New Roman" w:hAnsi="Times New Roman" w:cs="Times New Roman"/>
          <w:color w:val="F5844C"/>
          <w:highlight w:val="white"/>
        </w:rPr>
        <w:t xml:space="preserve"> </w:t>
      </w:r>
      <w:proofErr w:type="spellStart"/>
      <w:r w:rsidRPr="00E968B5">
        <w:rPr>
          <w:rFonts w:ascii="Times New Roman" w:hAnsi="Times New Roman" w:cs="Times New Roman"/>
          <w:color w:val="F5844C"/>
          <w:highlight w:val="white"/>
        </w:rPr>
        <w:t>xml:lang</w:t>
      </w:r>
      <w:proofErr w:type="spellEnd"/>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w:t>
      </w:r>
      <w:proofErr w:type="spellStart"/>
      <w:r w:rsidRPr="00E968B5">
        <w:rPr>
          <w:rFonts w:ascii="Times New Roman" w:hAnsi="Times New Roman" w:cs="Times New Roman"/>
          <w:color w:val="993300"/>
          <w:highlight w:val="white"/>
        </w:rPr>
        <w:t>sl</w:t>
      </w:r>
      <w:proofErr w:type="spellEnd"/>
      <w:r w:rsidRPr="00E968B5">
        <w:rPr>
          <w:rFonts w:ascii="Times New Roman" w:hAnsi="Times New Roman" w:cs="Times New Roman"/>
          <w:color w:val="993300"/>
          <w:highlight w:val="white"/>
        </w:rPr>
        <w:t>"</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"editorial"</w:t>
      </w:r>
      <w:r w:rsidRPr="00E968B5">
        <w:rPr>
          <w:rFonts w:ascii="Times New Roman" w:hAnsi="Times New Roman" w:cs="Times New Roman"/>
          <w:color w:val="000096"/>
          <w:highlight w:val="white"/>
        </w:rPr>
        <w:t>&gt;</w:t>
      </w:r>
      <w:proofErr w:type="spellStart"/>
      <w:r w:rsidRPr="00E968B5">
        <w:rPr>
          <w:rFonts w:ascii="Times New Roman" w:hAnsi="Times New Roman" w:cs="Times New Roman"/>
          <w:color w:val="000000"/>
          <w:highlight w:val="white"/>
        </w:rPr>
        <w:t>Pesmarica</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iz</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Gorij</w:t>
      </w:r>
      <w:proofErr w:type="spellEnd"/>
      <w:r w:rsidRPr="00E968B5">
        <w:rPr>
          <w:rFonts w:ascii="Times New Roman" w:hAnsi="Times New Roman" w:cs="Times New Roman"/>
          <w:color w:val="000096"/>
          <w:highlight w:val="white"/>
        </w:rPr>
        <w:t>&lt;/title&gt;</w:t>
      </w:r>
      <w:r w:rsidR="00DF6F49" w:rsidRPr="00E968B5">
        <w:rPr>
          <w:rFonts w:ascii="Times New Roman" w:hAnsi="Times New Roman" w:cs="Times New Roman"/>
          <w:color w:val="000000"/>
          <w:highlight w:val="white"/>
        </w:rPr>
        <w:t>,</w:t>
      </w:r>
      <w:r w:rsidR="00DF6F49" w:rsidRPr="00E968B5">
        <w:rPr>
          <w:rFonts w:ascii="Times New Roman" w:hAnsi="Times New Roman" w:cs="Times New Roman"/>
          <w:color w:val="000000"/>
          <w:highlight w:val="white"/>
        </w:rPr>
        <w:br/>
        <w:t xml:space="preserve"> </w:t>
      </w:r>
      <w:r w:rsidR="00C72261"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&lt;date</w:t>
      </w:r>
      <w:r w:rsidR="00B3310E" w:rsidRPr="00E968B5">
        <w:rPr>
          <w:rFonts w:ascii="Times New Roman" w:hAnsi="Times New Roman" w:cs="Times New Roman"/>
          <w:color w:val="F5844C"/>
          <w:highlight w:val="white"/>
        </w:rPr>
        <w:t xml:space="preserve"> </w:t>
      </w:r>
      <w:proofErr w:type="spellStart"/>
      <w:r w:rsidR="00B3310E" w:rsidRPr="00E968B5">
        <w:rPr>
          <w:rFonts w:ascii="Times New Roman" w:hAnsi="Times New Roman" w:cs="Times New Roman"/>
          <w:color w:val="F5844C"/>
          <w:highlight w:val="white"/>
        </w:rPr>
        <w:t>notBefore</w:t>
      </w:r>
      <w:proofErr w:type="spellEnd"/>
      <w:r w:rsidR="00B3310E" w:rsidRPr="00E968B5">
        <w:rPr>
          <w:rFonts w:ascii="Times New Roman" w:hAnsi="Times New Roman" w:cs="Times New Roman"/>
          <w:color w:val="FF8040"/>
          <w:highlight w:val="white"/>
        </w:rPr>
        <w:t>=</w:t>
      </w:r>
      <w:r w:rsidR="00B3310E" w:rsidRPr="00E968B5">
        <w:rPr>
          <w:rFonts w:ascii="Times New Roman" w:hAnsi="Times New Roman" w:cs="Times New Roman"/>
          <w:color w:val="993300"/>
          <w:highlight w:val="white"/>
        </w:rPr>
        <w:t>"1761"</w:t>
      </w:r>
      <w:r w:rsidR="00B3310E" w:rsidRPr="00E968B5">
        <w:rPr>
          <w:rFonts w:ascii="Times New Roman" w:hAnsi="Times New Roman" w:cs="Times New Roman"/>
          <w:color w:val="F5844C"/>
          <w:highlight w:val="white"/>
        </w:rPr>
        <w:t xml:space="preserve"> </w:t>
      </w:r>
      <w:proofErr w:type="spellStart"/>
      <w:r w:rsidR="00B3310E" w:rsidRPr="00E968B5">
        <w:rPr>
          <w:rFonts w:ascii="Times New Roman" w:hAnsi="Times New Roman" w:cs="Times New Roman"/>
          <w:color w:val="F5844C"/>
          <w:highlight w:val="white"/>
        </w:rPr>
        <w:t>notAfter</w:t>
      </w:r>
      <w:proofErr w:type="spellEnd"/>
      <w:r w:rsidR="00B3310E" w:rsidRPr="00E968B5">
        <w:rPr>
          <w:rFonts w:ascii="Times New Roman" w:hAnsi="Times New Roman" w:cs="Times New Roman"/>
          <w:color w:val="FF8040"/>
          <w:highlight w:val="white"/>
        </w:rPr>
        <w:t>=</w:t>
      </w:r>
      <w:r w:rsidR="00B3310E" w:rsidRPr="00E968B5">
        <w:rPr>
          <w:rFonts w:ascii="Times New Roman" w:hAnsi="Times New Roman" w:cs="Times New Roman"/>
          <w:color w:val="993300"/>
          <w:highlight w:val="white"/>
        </w:rPr>
        <w:t>"1792"</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1761–1792</w:t>
      </w:r>
      <w:r w:rsidRPr="00E968B5">
        <w:rPr>
          <w:rFonts w:ascii="Times New Roman" w:hAnsi="Times New Roman" w:cs="Times New Roman"/>
          <w:color w:val="000096"/>
          <w:highlight w:val="white"/>
        </w:rPr>
        <w:t>&lt;/date&gt;</w:t>
      </w:r>
      <w:r w:rsidRPr="00E968B5">
        <w:rPr>
          <w:rFonts w:ascii="Times New Roman" w:hAnsi="Times New Roman" w:cs="Times New Roman"/>
          <w:color w:val="000000"/>
          <w:highlight w:val="white"/>
        </w:rPr>
        <w:t xml:space="preserve">, </w:t>
      </w:r>
    </w:p>
    <w:p w14:paraId="0BE88846" w14:textId="77777777" w:rsidR="00F73868" w:rsidRPr="00E968B5" w:rsidRDefault="00C72261" w:rsidP="00F73868">
      <w:pPr>
        <w:shd w:val="clear" w:color="auto" w:fill="FFFFFF"/>
        <w:autoSpaceDE w:val="0"/>
        <w:autoSpaceDN w:val="0"/>
        <w:adjustRightInd w:val="0"/>
        <w:rPr>
          <w:rFonts w:ascii="Times New Roman" w:hAnsi="Times New Roman" w:cs="Times New Roman"/>
          <w:highlight w:val="white"/>
        </w:rPr>
      </w:pPr>
      <w:r w:rsidRPr="00E968B5">
        <w:rPr>
          <w:rFonts w:ascii="Times New Roman" w:hAnsi="Times New Roman" w:cs="Times New Roman"/>
          <w:color w:val="000000"/>
          <w:highlight w:val="white"/>
        </w:rPr>
        <w:t xml:space="preserve">   </w:t>
      </w:r>
      <w:r w:rsidR="00B2205D" w:rsidRPr="00E968B5">
        <w:rPr>
          <w:rFonts w:ascii="Times New Roman" w:hAnsi="Times New Roman" w:cs="Times New Roman"/>
          <w:color w:val="000096"/>
          <w:highlight w:val="white"/>
        </w:rPr>
        <w:t>&lt;</w:t>
      </w:r>
      <w:proofErr w:type="spellStart"/>
      <w:r w:rsidR="00B2205D" w:rsidRPr="00E968B5">
        <w:rPr>
          <w:rFonts w:ascii="Times New Roman" w:hAnsi="Times New Roman" w:cs="Times New Roman"/>
          <w:color w:val="000096"/>
          <w:highlight w:val="white"/>
        </w:rPr>
        <w:t>idno</w:t>
      </w:r>
      <w:proofErr w:type="spellEnd"/>
      <w:r w:rsidR="00B2205D" w:rsidRPr="00E968B5">
        <w:rPr>
          <w:rFonts w:ascii="Times New Roman" w:hAnsi="Times New Roman" w:cs="Times New Roman"/>
          <w:color w:val="F5844C"/>
          <w:highlight w:val="white"/>
        </w:rPr>
        <w:t xml:space="preserve"> type</w:t>
      </w:r>
      <w:r w:rsidR="00B2205D" w:rsidRPr="00E968B5">
        <w:rPr>
          <w:rFonts w:ascii="Times New Roman" w:hAnsi="Times New Roman" w:cs="Times New Roman"/>
          <w:color w:val="FF8040"/>
          <w:highlight w:val="white"/>
        </w:rPr>
        <w:t>=</w:t>
      </w:r>
      <w:r w:rsidR="00B2205D" w:rsidRPr="00E968B5">
        <w:rPr>
          <w:rFonts w:ascii="Times New Roman" w:hAnsi="Times New Roman" w:cs="Times New Roman"/>
          <w:color w:val="993300"/>
          <w:highlight w:val="white"/>
        </w:rPr>
        <w:t>"NRSS"</w:t>
      </w:r>
      <w:r w:rsidR="00B2205D" w:rsidRPr="00E968B5">
        <w:rPr>
          <w:rFonts w:ascii="Times New Roman" w:hAnsi="Times New Roman" w:cs="Times New Roman"/>
          <w:color w:val="000096"/>
          <w:highlight w:val="white"/>
        </w:rPr>
        <w:t>&gt;</w:t>
      </w:r>
      <w:r w:rsidR="00B2205D" w:rsidRPr="00E968B5">
        <w:rPr>
          <w:rFonts w:ascii="Times New Roman" w:hAnsi="Times New Roman" w:cs="Times New Roman"/>
          <w:color w:val="000000"/>
          <w:highlight w:val="white"/>
        </w:rPr>
        <w:t>Ms 113</w:t>
      </w:r>
      <w:r w:rsidR="00B2205D" w:rsidRPr="00E968B5">
        <w:rPr>
          <w:rFonts w:ascii="Times New Roman" w:hAnsi="Times New Roman" w:cs="Times New Roman"/>
          <w:color w:val="000096"/>
          <w:highlight w:val="white"/>
        </w:rPr>
        <w:t>&lt;/</w:t>
      </w:r>
      <w:proofErr w:type="spellStart"/>
      <w:r w:rsidR="00B2205D" w:rsidRPr="00E968B5">
        <w:rPr>
          <w:rFonts w:ascii="Times New Roman" w:hAnsi="Times New Roman" w:cs="Times New Roman"/>
          <w:color w:val="000096"/>
          <w:highlight w:val="white"/>
        </w:rPr>
        <w:t>idno</w:t>
      </w:r>
      <w:proofErr w:type="spellEnd"/>
      <w:r w:rsidR="00B2205D" w:rsidRPr="00E968B5">
        <w:rPr>
          <w:rFonts w:ascii="Times New Roman" w:hAnsi="Times New Roman" w:cs="Times New Roman"/>
          <w:color w:val="000096"/>
          <w:highlight w:val="white"/>
        </w:rPr>
        <w:t>&gt;</w:t>
      </w:r>
      <w:r w:rsidR="00F73868" w:rsidRPr="00E968B5">
        <w:rPr>
          <w:rFonts w:ascii="Times New Roman" w:hAnsi="Times New Roman" w:cs="Times New Roman"/>
          <w:color w:val="000096"/>
          <w:highlight w:val="white"/>
        </w:rPr>
        <w:t>&lt;/</w:t>
      </w:r>
      <w:proofErr w:type="spellStart"/>
      <w:r w:rsidR="00F73868" w:rsidRPr="00E968B5">
        <w:rPr>
          <w:rFonts w:ascii="Times New Roman" w:hAnsi="Times New Roman" w:cs="Times New Roman"/>
          <w:color w:val="000096"/>
          <w:highlight w:val="white"/>
        </w:rPr>
        <w:t>bibl</w:t>
      </w:r>
      <w:proofErr w:type="spellEnd"/>
      <w:r w:rsidR="00F73868" w:rsidRPr="00E968B5">
        <w:rPr>
          <w:rFonts w:ascii="Times New Roman" w:hAnsi="Times New Roman" w:cs="Times New Roman"/>
          <w:color w:val="000096"/>
          <w:highlight w:val="white"/>
        </w:rPr>
        <w:t>&gt;</w:t>
      </w:r>
    </w:p>
    <w:p w14:paraId="72C09EAC" w14:textId="77777777" w:rsidR="00F73868" w:rsidRPr="00E968B5" w:rsidRDefault="00F73868" w:rsidP="00F73868">
      <w:pPr>
        <w:shd w:val="clear" w:color="auto" w:fill="FFFFFF"/>
        <w:autoSpaceDE w:val="0"/>
        <w:autoSpaceDN w:val="0"/>
        <w:adjustRightInd w:val="0"/>
        <w:rPr>
          <w:rFonts w:ascii="Times New Roman" w:hAnsi="Times New Roman" w:cs="Times New Roman"/>
          <w:highlight w:val="white"/>
        </w:rPr>
      </w:pPr>
      <w:r w:rsidRPr="00E968B5">
        <w:rPr>
          <w:rFonts w:ascii="Times New Roman" w:hAnsi="Times New Roman" w:cs="Times New Roman"/>
          <w:color w:val="000096"/>
          <w:highlight w:val="white"/>
        </w:rPr>
        <w:t>&lt;/witness&gt;</w:t>
      </w:r>
    </w:p>
    <w:p w14:paraId="629423FE" w14:textId="77777777" w:rsidR="00F73868" w:rsidRPr="00E968B5" w:rsidRDefault="00F73868" w:rsidP="00F73868">
      <w:pPr>
        <w:spacing w:line="360" w:lineRule="auto"/>
        <w:jc w:val="both"/>
        <w:rPr>
          <w:rFonts w:ascii="Times New Roman" w:hAnsi="Times New Roman" w:cs="Times New Roman"/>
        </w:rPr>
      </w:pPr>
    </w:p>
    <w:p w14:paraId="7094779D" w14:textId="77777777" w:rsidR="00661FD1" w:rsidRPr="00E968B5" w:rsidRDefault="00417133" w:rsidP="00661FD1">
      <w:pPr>
        <w:spacing w:line="360" w:lineRule="auto"/>
        <w:jc w:val="center"/>
        <w:rPr>
          <w:rFonts w:ascii="Times New Roman" w:hAnsi="Times New Roman" w:cs="Times New Roman"/>
          <w:b/>
        </w:rPr>
      </w:pPr>
      <w:r w:rsidRPr="00E968B5">
        <w:rPr>
          <w:rFonts w:ascii="Times New Roman" w:hAnsi="Times New Roman" w:cs="Times New Roman"/>
          <w:b/>
        </w:rPr>
        <w:t xml:space="preserve">The diplomatic transcript of the </w:t>
      </w:r>
      <w:r w:rsidR="008F66CA">
        <w:rPr>
          <w:rFonts w:ascii="Times New Roman" w:hAnsi="Times New Roman" w:cs="Times New Roman"/>
          <w:b/>
        </w:rPr>
        <w:t>base</w:t>
      </w:r>
      <w:r w:rsidR="00D452DB" w:rsidRPr="00E968B5">
        <w:rPr>
          <w:rFonts w:ascii="Times New Roman" w:hAnsi="Times New Roman" w:cs="Times New Roman"/>
          <w:b/>
        </w:rPr>
        <w:t xml:space="preserve"> </w:t>
      </w:r>
      <w:r w:rsidRPr="00E968B5">
        <w:rPr>
          <w:rFonts w:ascii="Times New Roman" w:hAnsi="Times New Roman" w:cs="Times New Roman"/>
          <w:b/>
        </w:rPr>
        <w:t>text and its varia</w:t>
      </w:r>
      <w:r w:rsidR="00083EE4" w:rsidRPr="00E968B5">
        <w:rPr>
          <w:rFonts w:ascii="Times New Roman" w:hAnsi="Times New Roman" w:cs="Times New Roman"/>
          <w:b/>
        </w:rPr>
        <w:t>tions</w:t>
      </w:r>
    </w:p>
    <w:p w14:paraId="0ABDAD69" w14:textId="77777777" w:rsidR="00A77B41" w:rsidRPr="00E968B5" w:rsidRDefault="00A77B41" w:rsidP="001A2DC7">
      <w:pPr>
        <w:spacing w:line="360" w:lineRule="auto"/>
        <w:jc w:val="both"/>
        <w:rPr>
          <w:rFonts w:ascii="Times New Roman" w:hAnsi="Times New Roman" w:cs="Times New Roman"/>
        </w:rPr>
      </w:pPr>
    </w:p>
    <w:p w14:paraId="29B253DC" w14:textId="1B7CF72D" w:rsidR="007E611F" w:rsidRPr="00E968B5" w:rsidRDefault="00AC0502" w:rsidP="00B50AA7">
      <w:pPr>
        <w:spacing w:line="360" w:lineRule="auto"/>
        <w:jc w:val="both"/>
        <w:rPr>
          <w:rFonts w:ascii="Times New Roman" w:hAnsi="Times New Roman" w:cs="Times New Roman"/>
        </w:rPr>
      </w:pPr>
      <w:r>
        <w:rPr>
          <w:rFonts w:ascii="Times New Roman" w:hAnsi="Times New Roman" w:cs="Times New Roman"/>
        </w:rPr>
        <w:tab/>
      </w:r>
      <w:r w:rsidR="007E611F" w:rsidRPr="00E968B5">
        <w:rPr>
          <w:rFonts w:ascii="Times New Roman" w:hAnsi="Times New Roman" w:cs="Times New Roman"/>
        </w:rPr>
        <w:t xml:space="preserve">In </w:t>
      </w:r>
      <w:r w:rsidR="00083EE4" w:rsidRPr="00E968B5">
        <w:rPr>
          <w:rFonts w:ascii="Times New Roman" w:hAnsi="Times New Roman" w:cs="Times New Roman"/>
        </w:rPr>
        <w:t xml:space="preserve">early </w:t>
      </w:r>
      <w:r w:rsidR="007E611F" w:rsidRPr="00E968B5">
        <w:rPr>
          <w:rFonts w:ascii="Times New Roman" w:hAnsi="Times New Roman" w:cs="Times New Roman"/>
        </w:rPr>
        <w:t xml:space="preserve">Slovenian </w:t>
      </w:r>
      <w:r w:rsidR="0011406B" w:rsidRPr="00E968B5">
        <w:rPr>
          <w:rFonts w:ascii="Times New Roman" w:hAnsi="Times New Roman" w:cs="Times New Roman"/>
        </w:rPr>
        <w:t>hymn books</w:t>
      </w:r>
      <w:r w:rsidR="007E611F" w:rsidRPr="00E968B5">
        <w:rPr>
          <w:rFonts w:ascii="Times New Roman" w:hAnsi="Times New Roman" w:cs="Times New Roman"/>
        </w:rPr>
        <w:t xml:space="preserve">, one graphic line does not always </w:t>
      </w:r>
      <w:r w:rsidR="0011406B" w:rsidRPr="00E968B5">
        <w:rPr>
          <w:rFonts w:ascii="Times New Roman" w:hAnsi="Times New Roman" w:cs="Times New Roman"/>
        </w:rPr>
        <w:t>correspond to</w:t>
      </w:r>
      <w:r w:rsidR="007E611F" w:rsidRPr="00E968B5">
        <w:rPr>
          <w:rFonts w:ascii="Times New Roman" w:hAnsi="Times New Roman" w:cs="Times New Roman"/>
        </w:rPr>
        <w:t xml:space="preserve"> </w:t>
      </w:r>
      <w:r w:rsidR="0011406B" w:rsidRPr="00E968B5">
        <w:rPr>
          <w:rFonts w:ascii="Times New Roman" w:hAnsi="Times New Roman" w:cs="Times New Roman"/>
        </w:rPr>
        <w:t>a single</w:t>
      </w:r>
      <w:r w:rsidR="007E611F" w:rsidRPr="00E968B5">
        <w:rPr>
          <w:rFonts w:ascii="Times New Roman" w:hAnsi="Times New Roman" w:cs="Times New Roman"/>
        </w:rPr>
        <w:t xml:space="preserve"> metric vers</w:t>
      </w:r>
      <w:r w:rsidR="00083EE4" w:rsidRPr="00E968B5">
        <w:rPr>
          <w:rFonts w:ascii="Times New Roman" w:hAnsi="Times New Roman" w:cs="Times New Roman"/>
        </w:rPr>
        <w:t>e</w:t>
      </w:r>
      <w:r w:rsidR="007E611F" w:rsidRPr="00E968B5">
        <w:rPr>
          <w:rFonts w:ascii="Times New Roman" w:hAnsi="Times New Roman" w:cs="Times New Roman"/>
        </w:rPr>
        <w:t xml:space="preserve">. </w:t>
      </w:r>
      <w:r w:rsidR="00C56D6E">
        <w:rPr>
          <w:rFonts w:ascii="Times New Roman" w:hAnsi="Times New Roman" w:cs="Times New Roman"/>
        </w:rPr>
        <w:t>Frequently</w:t>
      </w:r>
      <w:r w:rsidR="007E611F" w:rsidRPr="00E968B5">
        <w:rPr>
          <w:rFonts w:ascii="Times New Roman" w:hAnsi="Times New Roman" w:cs="Times New Roman"/>
        </w:rPr>
        <w:t xml:space="preserve">, </w:t>
      </w:r>
      <w:r w:rsidR="00083EE4" w:rsidRPr="00E968B5">
        <w:rPr>
          <w:rFonts w:ascii="Times New Roman" w:hAnsi="Times New Roman" w:cs="Times New Roman"/>
        </w:rPr>
        <w:t>due to</w:t>
      </w:r>
      <w:r w:rsidR="007E611F" w:rsidRPr="00E968B5">
        <w:rPr>
          <w:rFonts w:ascii="Times New Roman" w:hAnsi="Times New Roman" w:cs="Times New Roman"/>
        </w:rPr>
        <w:t xml:space="preserve"> a lack of paper space, </w:t>
      </w:r>
      <w:r w:rsidR="0011406B" w:rsidRPr="00E968B5">
        <w:rPr>
          <w:rFonts w:ascii="Times New Roman" w:hAnsi="Times New Roman" w:cs="Times New Roman"/>
        </w:rPr>
        <w:t>scribes</w:t>
      </w:r>
      <w:r w:rsidR="007E611F" w:rsidRPr="00E968B5">
        <w:rPr>
          <w:rFonts w:ascii="Times New Roman" w:hAnsi="Times New Roman" w:cs="Times New Roman"/>
        </w:rPr>
        <w:t xml:space="preserve"> </w:t>
      </w:r>
      <w:r w:rsidR="00083EE4" w:rsidRPr="00E968B5">
        <w:rPr>
          <w:rFonts w:ascii="Times New Roman" w:hAnsi="Times New Roman" w:cs="Times New Roman"/>
        </w:rPr>
        <w:t xml:space="preserve">would </w:t>
      </w:r>
      <w:r w:rsidR="007E611F" w:rsidRPr="00E968B5">
        <w:rPr>
          <w:rFonts w:ascii="Times New Roman" w:hAnsi="Times New Roman" w:cs="Times New Roman"/>
        </w:rPr>
        <w:t>wr</w:t>
      </w:r>
      <w:r w:rsidR="00083EE4" w:rsidRPr="00E968B5">
        <w:rPr>
          <w:rFonts w:ascii="Times New Roman" w:hAnsi="Times New Roman" w:cs="Times New Roman"/>
        </w:rPr>
        <w:t>ite</w:t>
      </w:r>
      <w:r w:rsidR="007E611F" w:rsidRPr="00E968B5">
        <w:rPr>
          <w:rFonts w:ascii="Times New Roman" w:hAnsi="Times New Roman" w:cs="Times New Roman"/>
        </w:rPr>
        <w:t xml:space="preserve"> the next word or phrase </w:t>
      </w:r>
      <w:r w:rsidR="00424A56">
        <w:rPr>
          <w:rFonts w:ascii="Times New Roman" w:hAnsi="Times New Roman" w:cs="Times New Roman"/>
        </w:rPr>
        <w:t>o</w:t>
      </w:r>
      <w:r w:rsidR="007E611F" w:rsidRPr="00E968B5">
        <w:rPr>
          <w:rFonts w:ascii="Times New Roman" w:hAnsi="Times New Roman" w:cs="Times New Roman"/>
        </w:rPr>
        <w:t xml:space="preserve">n a </w:t>
      </w:r>
      <w:r w:rsidR="0011406B" w:rsidRPr="00E968B5">
        <w:rPr>
          <w:rFonts w:ascii="Times New Roman" w:hAnsi="Times New Roman" w:cs="Times New Roman"/>
        </w:rPr>
        <w:t>second</w:t>
      </w:r>
      <w:r w:rsidR="007E611F" w:rsidRPr="00E968B5">
        <w:rPr>
          <w:rFonts w:ascii="Times New Roman" w:hAnsi="Times New Roman" w:cs="Times New Roman"/>
        </w:rPr>
        <w:t xml:space="preserve"> graphic line. In the diplomatic transcript</w:t>
      </w:r>
      <w:r w:rsidR="0011406B" w:rsidRPr="00E968B5">
        <w:rPr>
          <w:rFonts w:ascii="Times New Roman" w:hAnsi="Times New Roman" w:cs="Times New Roman"/>
        </w:rPr>
        <w:t>, we used</w:t>
      </w:r>
      <w:r w:rsidR="003E4CC6">
        <w:rPr>
          <w:rFonts w:ascii="Times New Roman" w:hAnsi="Times New Roman" w:cs="Times New Roman"/>
        </w:rPr>
        <w:t xml:space="preserve"> the TEI element</w:t>
      </w:r>
      <w:r w:rsidR="0011406B" w:rsidRPr="00E968B5">
        <w:rPr>
          <w:rFonts w:ascii="Times New Roman" w:hAnsi="Times New Roman" w:cs="Times New Roman"/>
        </w:rPr>
        <w:t xml:space="preserve"> </w:t>
      </w:r>
      <w:r w:rsidR="00AB285C" w:rsidRPr="00E968B5">
        <w:rPr>
          <w:rFonts w:ascii="Courier New" w:hAnsi="Courier New" w:cs="Courier New"/>
        </w:rPr>
        <w:t>label</w:t>
      </w:r>
      <w:r w:rsidR="00AB285C" w:rsidRPr="00E968B5">
        <w:rPr>
          <w:rFonts w:ascii="Times New Roman" w:hAnsi="Times New Roman" w:cs="Times New Roman"/>
          <w:i/>
        </w:rPr>
        <w:t xml:space="preserve"> </w:t>
      </w:r>
      <w:r w:rsidR="0011406B" w:rsidRPr="00E968B5">
        <w:rPr>
          <w:rFonts w:ascii="Times New Roman" w:hAnsi="Times New Roman" w:cs="Times New Roman"/>
        </w:rPr>
        <w:t>to number stanzas</w:t>
      </w:r>
      <w:r w:rsidR="00AB285C" w:rsidRPr="00E968B5">
        <w:rPr>
          <w:rFonts w:ascii="Times New Roman" w:hAnsi="Times New Roman" w:cs="Times New Roman"/>
        </w:rPr>
        <w:t>;</w:t>
      </w:r>
      <w:r w:rsidR="007E611F" w:rsidRPr="00E968B5">
        <w:rPr>
          <w:rFonts w:ascii="Times New Roman" w:hAnsi="Times New Roman" w:cs="Times New Roman"/>
        </w:rPr>
        <w:t xml:space="preserve"> </w:t>
      </w:r>
      <w:r w:rsidR="00070405" w:rsidRPr="00E968B5">
        <w:rPr>
          <w:rFonts w:ascii="Times New Roman" w:hAnsi="Times New Roman" w:cs="Times New Roman"/>
        </w:rPr>
        <w:t xml:space="preserve">verse </w:t>
      </w:r>
      <w:r w:rsidR="007E611F" w:rsidRPr="00E968B5">
        <w:rPr>
          <w:rFonts w:ascii="Times New Roman" w:hAnsi="Times New Roman" w:cs="Times New Roman"/>
        </w:rPr>
        <w:t xml:space="preserve">lines </w:t>
      </w:r>
      <w:r w:rsidR="00083EE4" w:rsidRPr="00E968B5">
        <w:rPr>
          <w:rFonts w:ascii="Times New Roman" w:hAnsi="Times New Roman" w:cs="Times New Roman"/>
        </w:rPr>
        <w:t>encoded</w:t>
      </w:r>
      <w:r w:rsidR="00070405" w:rsidRPr="00E968B5">
        <w:rPr>
          <w:rFonts w:ascii="Times New Roman" w:hAnsi="Times New Roman" w:cs="Times New Roman"/>
        </w:rPr>
        <w:t xml:space="preserve"> </w:t>
      </w:r>
      <w:r w:rsidR="007E611F" w:rsidRPr="00E968B5">
        <w:rPr>
          <w:rFonts w:ascii="Times New Roman" w:hAnsi="Times New Roman" w:cs="Times New Roman"/>
        </w:rPr>
        <w:t xml:space="preserve">with </w:t>
      </w:r>
      <w:r w:rsidR="007D7E74" w:rsidRPr="00E968B5">
        <w:rPr>
          <w:rFonts w:ascii="Times New Roman" w:hAnsi="Times New Roman" w:cs="Times New Roman"/>
        </w:rPr>
        <w:t>an</w:t>
      </w:r>
      <w:r w:rsidR="007E611F" w:rsidRPr="00E968B5">
        <w:rPr>
          <w:rFonts w:ascii="Times New Roman" w:hAnsi="Times New Roman" w:cs="Times New Roman"/>
        </w:rPr>
        <w:t xml:space="preserve"> </w:t>
      </w:r>
      <w:r w:rsidR="007E611F" w:rsidRPr="00250548">
        <w:rPr>
          <w:rFonts w:ascii="Courier New" w:hAnsi="Courier New" w:cs="Courier New"/>
        </w:rPr>
        <w:t xml:space="preserve">l </w:t>
      </w:r>
      <w:r w:rsidR="007E611F" w:rsidRPr="00E968B5">
        <w:rPr>
          <w:rFonts w:ascii="Times New Roman" w:hAnsi="Times New Roman" w:cs="Times New Roman"/>
        </w:rPr>
        <w:t>(</w:t>
      </w:r>
      <w:r w:rsidR="007E611F" w:rsidRPr="00E968B5">
        <w:rPr>
          <w:rFonts w:ascii="Times New Roman" w:hAnsi="Times New Roman" w:cs="Times New Roman"/>
          <w:i/>
        </w:rPr>
        <w:t>line</w:t>
      </w:r>
      <w:r w:rsidR="007E611F" w:rsidRPr="00E968B5">
        <w:rPr>
          <w:rFonts w:ascii="Times New Roman" w:hAnsi="Times New Roman" w:cs="Times New Roman"/>
        </w:rPr>
        <w:t xml:space="preserve">) are </w:t>
      </w:r>
      <w:r w:rsidR="007D7E74" w:rsidRPr="00E968B5">
        <w:rPr>
          <w:rFonts w:ascii="Times New Roman" w:hAnsi="Times New Roman" w:cs="Times New Roman"/>
        </w:rPr>
        <w:t>embedded</w:t>
      </w:r>
      <w:r w:rsidR="007E611F" w:rsidRPr="00E968B5">
        <w:rPr>
          <w:rFonts w:ascii="Times New Roman" w:hAnsi="Times New Roman" w:cs="Times New Roman"/>
        </w:rPr>
        <w:t xml:space="preserve"> in </w:t>
      </w:r>
      <w:r w:rsidR="00AB285C" w:rsidRPr="00E968B5">
        <w:rPr>
          <w:rFonts w:ascii="Times New Roman" w:hAnsi="Times New Roman" w:cs="Times New Roman"/>
        </w:rPr>
        <w:t xml:space="preserve">an </w:t>
      </w:r>
      <w:proofErr w:type="spellStart"/>
      <w:r w:rsidR="00AB285C" w:rsidRPr="00E968B5">
        <w:rPr>
          <w:rFonts w:ascii="Courier New" w:hAnsi="Courier New" w:cs="Courier New"/>
        </w:rPr>
        <w:t>lg</w:t>
      </w:r>
      <w:proofErr w:type="spellEnd"/>
      <w:r w:rsidR="00AB285C" w:rsidRPr="00E968B5">
        <w:rPr>
          <w:rFonts w:ascii="Times New Roman" w:hAnsi="Times New Roman" w:cs="Times New Roman"/>
        </w:rPr>
        <w:t xml:space="preserve"> </w:t>
      </w:r>
      <w:r w:rsidR="00083EE4" w:rsidRPr="00E968B5">
        <w:rPr>
          <w:rFonts w:ascii="Times New Roman" w:hAnsi="Times New Roman" w:cs="Times New Roman"/>
        </w:rPr>
        <w:t>(</w:t>
      </w:r>
      <w:r w:rsidR="00083EE4" w:rsidRPr="00E968B5">
        <w:rPr>
          <w:rFonts w:ascii="Times New Roman" w:hAnsi="Times New Roman" w:cs="Times New Roman"/>
          <w:i/>
        </w:rPr>
        <w:t>line group</w:t>
      </w:r>
      <w:r w:rsidR="00083EE4" w:rsidRPr="00E968B5">
        <w:rPr>
          <w:rFonts w:ascii="Times New Roman" w:hAnsi="Times New Roman" w:cs="Times New Roman"/>
        </w:rPr>
        <w:t xml:space="preserve">) </w:t>
      </w:r>
      <w:r w:rsidR="002117A5" w:rsidRPr="00E968B5">
        <w:rPr>
          <w:rFonts w:ascii="Times New Roman" w:hAnsi="Times New Roman" w:cs="Times New Roman"/>
        </w:rPr>
        <w:t>element</w:t>
      </w:r>
      <w:r w:rsidR="007E611F" w:rsidRPr="00E968B5">
        <w:rPr>
          <w:rFonts w:ascii="Times New Roman" w:hAnsi="Times New Roman" w:cs="Times New Roman"/>
        </w:rPr>
        <w:t xml:space="preserve"> </w:t>
      </w:r>
      <w:r w:rsidR="00AB285C" w:rsidRPr="00E968B5">
        <w:rPr>
          <w:rFonts w:ascii="Times New Roman" w:hAnsi="Times New Roman" w:cs="Times New Roman"/>
        </w:rPr>
        <w:t xml:space="preserve">following </w:t>
      </w:r>
      <w:r w:rsidR="00AB285C" w:rsidRPr="00E968B5">
        <w:rPr>
          <w:rFonts w:ascii="Courier New" w:hAnsi="Courier New" w:cs="Courier New"/>
        </w:rPr>
        <w:t>label</w:t>
      </w:r>
      <w:r w:rsidR="00AB285C" w:rsidRPr="00E968B5">
        <w:rPr>
          <w:rFonts w:ascii="Times New Roman" w:hAnsi="Times New Roman" w:cs="Times New Roman"/>
        </w:rPr>
        <w:t xml:space="preserve">; </w:t>
      </w:r>
      <w:r w:rsidR="007E611F" w:rsidRPr="00E968B5">
        <w:rPr>
          <w:rFonts w:ascii="Times New Roman" w:hAnsi="Times New Roman" w:cs="Times New Roman"/>
        </w:rPr>
        <w:t>the refr</w:t>
      </w:r>
      <w:r w:rsidR="00AB285C" w:rsidRPr="00E968B5">
        <w:rPr>
          <w:rFonts w:ascii="Times New Roman" w:hAnsi="Times New Roman" w:cs="Times New Roman"/>
        </w:rPr>
        <w:t>ain</w:t>
      </w:r>
      <w:r w:rsidR="007E611F" w:rsidRPr="00E968B5">
        <w:rPr>
          <w:rFonts w:ascii="Times New Roman" w:hAnsi="Times New Roman" w:cs="Times New Roman"/>
        </w:rPr>
        <w:t xml:space="preserve"> is nested in the parent</w:t>
      </w:r>
      <w:r w:rsidR="00AB285C" w:rsidRPr="00E968B5">
        <w:rPr>
          <w:rFonts w:ascii="Times New Roman" w:hAnsi="Times New Roman" w:cs="Times New Roman"/>
        </w:rPr>
        <w:t xml:space="preserve"> stanza (i.e.</w:t>
      </w:r>
      <w:r w:rsidR="00424A56">
        <w:rPr>
          <w:rFonts w:ascii="Times New Roman" w:hAnsi="Times New Roman" w:cs="Times New Roman"/>
        </w:rPr>
        <w:t>,</w:t>
      </w:r>
      <w:r w:rsidR="00AB285C" w:rsidRPr="00E968B5">
        <w:rPr>
          <w:rFonts w:ascii="Times New Roman" w:hAnsi="Times New Roman" w:cs="Times New Roman"/>
        </w:rPr>
        <w:t xml:space="preserve"> </w:t>
      </w:r>
      <w:proofErr w:type="spellStart"/>
      <w:r w:rsidR="00AB285C" w:rsidRPr="00E968B5">
        <w:rPr>
          <w:rFonts w:ascii="Courier New" w:hAnsi="Courier New" w:cs="Courier New"/>
        </w:rPr>
        <w:t>lg</w:t>
      </w:r>
      <w:proofErr w:type="spellEnd"/>
      <w:r w:rsidR="00AB285C" w:rsidRPr="00E968B5">
        <w:rPr>
          <w:rFonts w:ascii="Courier New" w:hAnsi="Courier New" w:cs="Courier New"/>
        </w:rPr>
        <w:t>)</w:t>
      </w:r>
      <w:r w:rsidR="00AB285C" w:rsidRPr="00E968B5">
        <w:rPr>
          <w:rFonts w:ascii="Times New Roman" w:hAnsi="Times New Roman" w:cs="Times New Roman"/>
        </w:rPr>
        <w:t xml:space="preserve">with an assigned </w:t>
      </w:r>
      <w:r w:rsidR="00AB285C" w:rsidRPr="00E968B5">
        <w:rPr>
          <w:rFonts w:ascii="Courier New" w:hAnsi="Courier New" w:cs="Courier New"/>
        </w:rPr>
        <w:t>@type</w:t>
      </w:r>
      <w:r w:rsidR="00AB285C" w:rsidRPr="00E968B5">
        <w:rPr>
          <w:rFonts w:ascii="Times New Roman" w:hAnsi="Times New Roman" w:cs="Times New Roman"/>
        </w:rPr>
        <w:t xml:space="preserve"> attribute;</w:t>
      </w:r>
      <w:r w:rsidR="007E611F" w:rsidRPr="00E968B5">
        <w:rPr>
          <w:rFonts w:ascii="Times New Roman" w:hAnsi="Times New Roman" w:cs="Times New Roman"/>
        </w:rPr>
        <w:t xml:space="preserve"> and the break of the verse line </w:t>
      </w:r>
      <w:r w:rsidR="00083EE4" w:rsidRPr="00E968B5">
        <w:rPr>
          <w:rFonts w:ascii="Times New Roman" w:hAnsi="Times New Roman" w:cs="Times New Roman"/>
        </w:rPr>
        <w:t>i</w:t>
      </w:r>
      <w:r w:rsidR="00AB285C" w:rsidRPr="00E968B5">
        <w:rPr>
          <w:rFonts w:ascii="Times New Roman" w:hAnsi="Times New Roman" w:cs="Times New Roman"/>
        </w:rPr>
        <w:t>s</w:t>
      </w:r>
      <w:r w:rsidR="007E611F" w:rsidRPr="00E968B5">
        <w:rPr>
          <w:rFonts w:ascii="Times New Roman" w:hAnsi="Times New Roman" w:cs="Times New Roman"/>
        </w:rPr>
        <w:t xml:space="preserve"> simply </w:t>
      </w:r>
      <w:r w:rsidR="00AB285C" w:rsidRPr="00E968B5">
        <w:rPr>
          <w:rFonts w:ascii="Times New Roman" w:hAnsi="Times New Roman" w:cs="Times New Roman"/>
        </w:rPr>
        <w:t>marked with</w:t>
      </w:r>
      <w:r w:rsidR="007E611F" w:rsidRPr="00E968B5">
        <w:rPr>
          <w:rFonts w:ascii="Times New Roman" w:hAnsi="Times New Roman" w:cs="Times New Roman"/>
        </w:rPr>
        <w:t xml:space="preserve"> </w:t>
      </w:r>
      <w:r w:rsidR="008B6010" w:rsidRPr="00E968B5">
        <w:rPr>
          <w:rFonts w:ascii="Times New Roman" w:hAnsi="Times New Roman" w:cs="Times New Roman"/>
        </w:rPr>
        <w:t xml:space="preserve">an </w:t>
      </w:r>
      <w:r w:rsidR="008B6010" w:rsidRPr="00E968B5">
        <w:rPr>
          <w:rFonts w:ascii="Courier New" w:hAnsi="Courier New" w:cs="Courier New"/>
        </w:rPr>
        <w:t>lb</w:t>
      </w:r>
      <w:r w:rsidR="008B6010" w:rsidRPr="00E968B5">
        <w:rPr>
          <w:rFonts w:ascii="Times New Roman" w:hAnsi="Times New Roman" w:cs="Times New Roman"/>
        </w:rPr>
        <w:t xml:space="preserve"> </w:t>
      </w:r>
      <w:r w:rsidR="007E611F" w:rsidRPr="00E968B5">
        <w:rPr>
          <w:rFonts w:ascii="Times New Roman" w:hAnsi="Times New Roman" w:cs="Times New Roman"/>
        </w:rPr>
        <w:t>(</w:t>
      </w:r>
      <w:r w:rsidR="007E611F" w:rsidRPr="00E968B5">
        <w:rPr>
          <w:rFonts w:ascii="Times New Roman" w:hAnsi="Times New Roman" w:cs="Times New Roman"/>
          <w:i/>
        </w:rPr>
        <w:t>line break</w:t>
      </w:r>
      <w:r w:rsidR="007E611F" w:rsidRPr="00E968B5">
        <w:rPr>
          <w:rFonts w:ascii="Times New Roman" w:hAnsi="Times New Roman" w:cs="Times New Roman"/>
        </w:rPr>
        <w:t xml:space="preserve">) </w:t>
      </w:r>
      <w:r w:rsidR="002117A5" w:rsidRPr="00E968B5">
        <w:rPr>
          <w:rFonts w:ascii="Times New Roman" w:hAnsi="Times New Roman" w:cs="Times New Roman"/>
        </w:rPr>
        <w:t>element</w:t>
      </w:r>
      <w:r w:rsidR="007E611F" w:rsidRPr="00E968B5">
        <w:rPr>
          <w:rFonts w:ascii="Times New Roman" w:hAnsi="Times New Roman" w:cs="Times New Roman"/>
        </w:rPr>
        <w:t xml:space="preserve">, as shown in the </w:t>
      </w:r>
      <w:r w:rsidR="008B6010" w:rsidRPr="00E968B5">
        <w:rPr>
          <w:rFonts w:ascii="Times New Roman" w:hAnsi="Times New Roman" w:cs="Times New Roman"/>
        </w:rPr>
        <w:t xml:space="preserve">encoding </w:t>
      </w:r>
      <w:r w:rsidR="007E611F" w:rsidRPr="00E968B5">
        <w:rPr>
          <w:rFonts w:ascii="Times New Roman" w:hAnsi="Times New Roman" w:cs="Times New Roman"/>
        </w:rPr>
        <w:t xml:space="preserve">example of the first </w:t>
      </w:r>
      <w:r w:rsidR="008B6010" w:rsidRPr="00E968B5">
        <w:rPr>
          <w:rFonts w:ascii="Times New Roman" w:hAnsi="Times New Roman" w:cs="Times New Roman"/>
        </w:rPr>
        <w:t>stanza of</w:t>
      </w:r>
      <w:r w:rsidR="007E611F" w:rsidRPr="00E968B5">
        <w:rPr>
          <w:rFonts w:ascii="Times New Roman" w:hAnsi="Times New Roman" w:cs="Times New Roman"/>
        </w:rPr>
        <w:t xml:space="preserve"> </w:t>
      </w:r>
      <w:proofErr w:type="spellStart"/>
      <w:r w:rsidR="00A95687" w:rsidRPr="00E968B5">
        <w:rPr>
          <w:rFonts w:ascii="Times New Roman" w:hAnsi="Times New Roman" w:cs="Times New Roman"/>
          <w:i/>
          <w:iCs/>
        </w:rPr>
        <w:t>Pesmi</w:t>
      </w:r>
      <w:proofErr w:type="spellEnd"/>
      <w:r w:rsidR="00A95687" w:rsidRPr="00E968B5">
        <w:rPr>
          <w:rFonts w:ascii="Times New Roman" w:hAnsi="Times New Roman" w:cs="Times New Roman"/>
          <w:i/>
          <w:iCs/>
        </w:rPr>
        <w:t xml:space="preserve"> od </w:t>
      </w:r>
      <w:proofErr w:type="spellStart"/>
      <w:r w:rsidR="00A95687" w:rsidRPr="00E968B5">
        <w:rPr>
          <w:rFonts w:ascii="Times New Roman" w:hAnsi="Times New Roman" w:cs="Times New Roman"/>
          <w:i/>
          <w:iCs/>
        </w:rPr>
        <w:t>S</w:t>
      </w:r>
      <w:r w:rsidR="008B6010" w:rsidRPr="00E968B5">
        <w:rPr>
          <w:rFonts w:ascii="Times New Roman" w:hAnsi="Times New Roman" w:cs="Times New Roman"/>
          <w:i/>
          <w:iCs/>
        </w:rPr>
        <w:t>vete</w:t>
      </w:r>
      <w:proofErr w:type="spellEnd"/>
      <w:r w:rsidR="008B6010" w:rsidRPr="00E968B5">
        <w:rPr>
          <w:rFonts w:ascii="Times New Roman" w:hAnsi="Times New Roman" w:cs="Times New Roman"/>
          <w:i/>
          <w:iCs/>
        </w:rPr>
        <w:t xml:space="preserve"> </w:t>
      </w:r>
      <w:proofErr w:type="spellStart"/>
      <w:r w:rsidR="008B6010" w:rsidRPr="00E968B5">
        <w:rPr>
          <w:rFonts w:ascii="Times New Roman" w:hAnsi="Times New Roman" w:cs="Times New Roman"/>
          <w:i/>
          <w:iCs/>
        </w:rPr>
        <w:t>trojce</w:t>
      </w:r>
      <w:proofErr w:type="spellEnd"/>
      <w:r w:rsidR="007E611F" w:rsidRPr="00E968B5">
        <w:rPr>
          <w:rFonts w:ascii="Times New Roman" w:hAnsi="Times New Roman" w:cs="Times New Roman"/>
        </w:rPr>
        <w:t>:</w:t>
      </w:r>
    </w:p>
    <w:p w14:paraId="3947FA09" w14:textId="77777777" w:rsidR="00100324" w:rsidRPr="00E968B5" w:rsidRDefault="00100324" w:rsidP="00100324">
      <w:pPr>
        <w:spacing w:line="360" w:lineRule="auto"/>
        <w:jc w:val="both"/>
        <w:rPr>
          <w:rFonts w:ascii="Times New Roman" w:hAnsi="Times New Roman" w:cs="Times New Roman"/>
        </w:rPr>
      </w:pPr>
    </w:p>
    <w:p w14:paraId="19500051" w14:textId="77777777" w:rsidR="008E0DC4" w:rsidRPr="00E968B5" w:rsidRDefault="00C72261" w:rsidP="008E0DC4">
      <w:pPr>
        <w:shd w:val="clear" w:color="auto" w:fill="FFFFFF"/>
        <w:autoSpaceDE w:val="0"/>
        <w:autoSpaceDN w:val="0"/>
        <w:adjustRightInd w:val="0"/>
        <w:rPr>
          <w:rFonts w:ascii="Times New Roman" w:hAnsi="Times New Roman" w:cs="Times New Roman"/>
          <w:color w:val="000096"/>
          <w:highlight w:val="white"/>
        </w:rPr>
      </w:pPr>
      <w:r w:rsidRPr="00E968B5">
        <w:rPr>
          <w:rFonts w:ascii="Times New Roman" w:hAnsi="Times New Roman" w:cs="Times New Roman"/>
          <w:color w:val="000096"/>
          <w:highlight w:val="white"/>
        </w:rPr>
        <w:t xml:space="preserve">     </w:t>
      </w:r>
      <w:r w:rsidR="008E0DC4" w:rsidRPr="00E968B5">
        <w:rPr>
          <w:rFonts w:ascii="Times New Roman" w:hAnsi="Times New Roman" w:cs="Times New Roman"/>
          <w:color w:val="000096"/>
          <w:highlight w:val="white"/>
        </w:rPr>
        <w:t>&lt;label&gt;</w:t>
      </w:r>
      <w:r w:rsidR="008E0DC4" w:rsidRPr="00E968B5">
        <w:rPr>
          <w:rFonts w:ascii="Times New Roman" w:hAnsi="Times New Roman" w:cs="Times New Roman"/>
          <w:color w:val="000000"/>
          <w:highlight w:val="white"/>
        </w:rPr>
        <w:t>1</w:t>
      </w:r>
      <w:r w:rsidR="008E0DC4" w:rsidRPr="00E968B5">
        <w:rPr>
          <w:rFonts w:ascii="Times New Roman" w:hAnsi="Times New Roman" w:cs="Times New Roman"/>
          <w:color w:val="000096"/>
          <w:highlight w:val="white"/>
        </w:rPr>
        <w:t>&lt;/label&gt;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w:t>
      </w:r>
      <w:proofErr w:type="spellStart"/>
      <w:r w:rsidR="008E0DC4" w:rsidRPr="00E968B5">
        <w:rPr>
          <w:rFonts w:ascii="Times New Roman" w:hAnsi="Times New Roman" w:cs="Times New Roman"/>
          <w:color w:val="000096"/>
          <w:highlight w:val="white"/>
        </w:rPr>
        <w:t>lg</w:t>
      </w:r>
      <w:proofErr w:type="spellEnd"/>
      <w:r w:rsidR="008E0DC4" w:rsidRPr="00E968B5">
        <w:rPr>
          <w:rFonts w:ascii="Times New Roman" w:hAnsi="Times New Roman" w:cs="Times New Roman"/>
          <w:color w:val="000096"/>
          <w:highlight w:val="white"/>
        </w:rPr>
        <w:t>&gt;</w:t>
      </w:r>
      <w:r w:rsidR="008E0DC4" w:rsidRPr="00E968B5">
        <w:rPr>
          <w:rFonts w:ascii="Times New Roman" w:hAnsi="Times New Roman" w:cs="Times New Roman"/>
          <w:color w:val="000000"/>
          <w:highlight w:val="white"/>
        </w:rPr>
        <w:br/>
        <w:t xml:space="preserve">     </w:t>
      </w:r>
      <w:r w:rsidRPr="00E968B5">
        <w:rPr>
          <w:rFonts w:ascii="Times New Roman" w:hAnsi="Times New Roman" w:cs="Times New Roman"/>
          <w:color w:val="000000"/>
          <w:highlight w:val="white"/>
        </w:rPr>
        <w:t xml:space="preserve">    </w:t>
      </w:r>
      <w:r w:rsidR="008E0DC4" w:rsidRPr="00E968B5">
        <w:rPr>
          <w:rFonts w:ascii="Times New Roman" w:hAnsi="Times New Roman" w:cs="Times New Roman"/>
          <w:color w:val="000096"/>
          <w:highlight w:val="white"/>
        </w:rPr>
        <w:t>&lt;l&gt;</w:t>
      </w:r>
      <w:proofErr w:type="spellStart"/>
      <w:r w:rsidR="008E0DC4" w:rsidRPr="00E968B5">
        <w:rPr>
          <w:rFonts w:ascii="Times New Roman" w:hAnsi="Times New Roman" w:cs="Times New Roman"/>
          <w:color w:val="000000"/>
          <w:highlight w:val="white"/>
        </w:rPr>
        <w:t>Sve</w:t>
      </w:r>
      <w:proofErr w:type="spellEnd"/>
      <w:r w:rsidR="008E0DC4" w:rsidRPr="00E968B5">
        <w:rPr>
          <w:rFonts w:ascii="Times New Roman" w:hAnsi="Times New Roman" w:cs="Times New Roman"/>
          <w:color w:val="000000"/>
          <w:highlight w:val="white"/>
        </w:rPr>
        <w:t xml:space="preserve"> </w:t>
      </w:r>
      <w:proofErr w:type="spellStart"/>
      <w:r w:rsidR="008E0DC4" w:rsidRPr="00E968B5">
        <w:rPr>
          <w:rFonts w:ascii="Times New Roman" w:hAnsi="Times New Roman" w:cs="Times New Roman"/>
          <w:color w:val="000000"/>
          <w:highlight w:val="white"/>
        </w:rPr>
        <w:t>Ti</w:t>
      </w:r>
      <w:proofErr w:type="spellEnd"/>
      <w:r w:rsidR="008E0DC4" w:rsidRPr="00E968B5">
        <w:rPr>
          <w:rFonts w:ascii="Times New Roman" w:hAnsi="Times New Roman" w:cs="Times New Roman"/>
          <w:color w:val="000000"/>
          <w:highlight w:val="white"/>
        </w:rPr>
        <w:t xml:space="preserve"> </w:t>
      </w:r>
      <w:proofErr w:type="spellStart"/>
      <w:r w:rsidR="008E0DC4" w:rsidRPr="00E968B5">
        <w:rPr>
          <w:rFonts w:ascii="Times New Roman" w:hAnsi="Times New Roman" w:cs="Times New Roman"/>
          <w:color w:val="000000"/>
          <w:highlight w:val="white"/>
        </w:rPr>
        <w:t>tro</w:t>
      </w:r>
      <w:proofErr w:type="spellEnd"/>
      <w:r w:rsidR="008E0DC4" w:rsidRPr="00E968B5">
        <w:rPr>
          <w:rFonts w:ascii="Times New Roman" w:hAnsi="Times New Roman" w:cs="Times New Roman"/>
          <w:color w:val="000000"/>
          <w:highlight w:val="white"/>
        </w:rPr>
        <w:t xml:space="preserve"> ÿ </w:t>
      </w:r>
      <w:proofErr w:type="spellStart"/>
      <w:r w:rsidR="008E0DC4" w:rsidRPr="00E968B5">
        <w:rPr>
          <w:rFonts w:ascii="Times New Roman" w:hAnsi="Times New Roman" w:cs="Times New Roman"/>
          <w:color w:val="000000"/>
          <w:highlight w:val="white"/>
        </w:rPr>
        <w:t>zi</w:t>
      </w:r>
      <w:proofErr w:type="spellEnd"/>
      <w:r w:rsidR="008E0DC4" w:rsidRPr="00E968B5">
        <w:rPr>
          <w:rFonts w:ascii="Times New Roman" w:hAnsi="Times New Roman" w:cs="Times New Roman"/>
          <w:color w:val="000000"/>
          <w:highlight w:val="white"/>
        </w:rPr>
        <w:t xml:space="preserve"> </w:t>
      </w:r>
      <w:proofErr w:type="spellStart"/>
      <w:r w:rsidR="008E0DC4" w:rsidRPr="00E968B5">
        <w:rPr>
          <w:rFonts w:ascii="Times New Roman" w:hAnsi="Times New Roman" w:cs="Times New Roman"/>
          <w:color w:val="000000"/>
          <w:highlight w:val="white"/>
        </w:rPr>
        <w:t>zhem</w:t>
      </w:r>
      <w:proofErr w:type="spellEnd"/>
      <w:r w:rsidR="008E0DC4" w:rsidRPr="00E968B5">
        <w:rPr>
          <w:rFonts w:ascii="Times New Roman" w:hAnsi="Times New Roman" w:cs="Times New Roman"/>
          <w:color w:val="000000"/>
          <w:highlight w:val="white"/>
        </w:rPr>
        <w:t xml:space="preserve"> </w:t>
      </w:r>
      <w:proofErr w:type="spellStart"/>
      <w:r w:rsidR="008E0DC4" w:rsidRPr="00E968B5">
        <w:rPr>
          <w:rFonts w:ascii="Times New Roman" w:hAnsi="Times New Roman" w:cs="Times New Roman"/>
          <w:color w:val="000000"/>
          <w:highlight w:val="white"/>
        </w:rPr>
        <w:t>moi</w:t>
      </w:r>
      <w:proofErr w:type="spellEnd"/>
      <w:r w:rsidR="008E0DC4" w:rsidRPr="00E968B5">
        <w:rPr>
          <w:rFonts w:ascii="Times New Roman" w:hAnsi="Times New Roman" w:cs="Times New Roman"/>
          <w:color w:val="000000"/>
          <w:highlight w:val="white"/>
        </w:rPr>
        <w:t xml:space="preserve"> </w:t>
      </w:r>
      <w:r w:rsidR="008E0DC4" w:rsidRPr="00E968B5">
        <w:rPr>
          <w:rFonts w:ascii="Times New Roman" w:hAnsi="Times New Roman" w:cs="Times New Roman"/>
          <w:color w:val="000096"/>
          <w:highlight w:val="white"/>
        </w:rPr>
        <w:t>&lt;lb/&gt;</w:t>
      </w:r>
      <w:r w:rsidR="008E0DC4" w:rsidRPr="00E968B5">
        <w:rPr>
          <w:rFonts w:ascii="Times New Roman" w:hAnsi="Times New Roman" w:cs="Times New Roman"/>
          <w:color w:val="000000"/>
          <w:highlight w:val="white"/>
        </w:rPr>
        <w:t xml:space="preserve">Le ben da </w:t>
      </w:r>
      <w:proofErr w:type="spellStart"/>
      <w:r w:rsidR="008E0DC4" w:rsidRPr="00E968B5">
        <w:rPr>
          <w:rFonts w:ascii="Times New Roman" w:hAnsi="Times New Roman" w:cs="Times New Roman"/>
          <w:color w:val="000000"/>
          <w:highlight w:val="white"/>
        </w:rPr>
        <w:t>ti</w:t>
      </w:r>
      <w:proofErr w:type="spellEnd"/>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t xml:space="preserve">Sam </w:t>
      </w:r>
      <w:proofErr w:type="spellStart"/>
      <w:r w:rsidR="008E0DC4" w:rsidRPr="00E968B5">
        <w:rPr>
          <w:rFonts w:ascii="Times New Roman" w:hAnsi="Times New Roman" w:cs="Times New Roman"/>
          <w:color w:val="000000"/>
          <w:highlight w:val="white"/>
        </w:rPr>
        <w:t>ſe</w:t>
      </w:r>
      <w:proofErr w:type="spellEnd"/>
      <w:r w:rsidR="008E0DC4" w:rsidRPr="00E968B5">
        <w:rPr>
          <w:rFonts w:ascii="Times New Roman" w:hAnsi="Times New Roman" w:cs="Times New Roman"/>
          <w:color w:val="000000"/>
          <w:highlight w:val="white"/>
        </w:rPr>
        <w:t xml:space="preserve"> be </w:t>
      </w:r>
      <w:proofErr w:type="spellStart"/>
      <w:r w:rsidR="008E0DC4" w:rsidRPr="00E968B5">
        <w:rPr>
          <w:rFonts w:ascii="Times New Roman" w:hAnsi="Times New Roman" w:cs="Times New Roman"/>
          <w:color w:val="000000"/>
          <w:highlight w:val="white"/>
        </w:rPr>
        <w:t>jioi</w:t>
      </w:r>
      <w:proofErr w:type="spellEnd"/>
      <w:r w:rsidR="008E0DC4" w:rsidRPr="00E968B5">
        <w:rPr>
          <w:rFonts w:ascii="Times New Roman" w:hAnsi="Times New Roman" w:cs="Times New Roman"/>
          <w:color w:val="000000"/>
          <w:highlight w:val="white"/>
        </w:rPr>
        <w:t xml:space="preserve"> </w:t>
      </w:r>
      <w:proofErr w:type="spellStart"/>
      <w:r w:rsidR="008E0DC4" w:rsidRPr="00E968B5">
        <w:rPr>
          <w:rFonts w:ascii="Times New Roman" w:hAnsi="Times New Roman" w:cs="Times New Roman"/>
          <w:color w:val="000000"/>
          <w:highlight w:val="white"/>
        </w:rPr>
        <w:t>kenimo</w:t>
      </w:r>
      <w:proofErr w:type="spellEnd"/>
      <w:r w:rsidR="008E0DC4" w:rsidRPr="00E968B5">
        <w:rPr>
          <w:rFonts w:ascii="Times New Roman" w:hAnsi="Times New Roman" w:cs="Times New Roman"/>
          <w:color w:val="000000"/>
          <w:highlight w:val="white"/>
        </w:rPr>
        <w:t xml:space="preserve"> </w:t>
      </w:r>
      <w:proofErr w:type="spellStart"/>
      <w:r w:rsidR="008E0DC4" w:rsidRPr="00E968B5">
        <w:rPr>
          <w:rFonts w:ascii="Times New Roman" w:hAnsi="Times New Roman" w:cs="Times New Roman"/>
          <w:color w:val="000000"/>
          <w:highlight w:val="white"/>
        </w:rPr>
        <w:t>offri</w:t>
      </w:r>
      <w:proofErr w:type="spellEnd"/>
      <w:r w:rsidR="008E0DC4" w:rsidRPr="00E968B5">
        <w:rPr>
          <w:rFonts w:ascii="Times New Roman" w:hAnsi="Times New Roman" w:cs="Times New Roman"/>
          <w:color w:val="000000"/>
          <w:highlight w:val="white"/>
        </w:rPr>
        <w:t xml:space="preserve"> </w:t>
      </w:r>
      <w:r w:rsidR="008E0DC4" w:rsidRPr="00E968B5">
        <w:rPr>
          <w:rFonts w:ascii="Times New Roman" w:hAnsi="Times New Roman" w:cs="Times New Roman"/>
          <w:color w:val="000096"/>
          <w:highlight w:val="white"/>
        </w:rPr>
        <w:t>&lt;lb/&gt;</w:t>
      </w:r>
      <w:proofErr w:type="spellStart"/>
      <w:r w:rsidR="008E0DC4" w:rsidRPr="00E968B5">
        <w:rPr>
          <w:rFonts w:ascii="Times New Roman" w:hAnsi="Times New Roman" w:cs="Times New Roman"/>
          <w:color w:val="000000"/>
          <w:highlight w:val="white"/>
        </w:rPr>
        <w:t>Spra</w:t>
      </w:r>
      <w:proofErr w:type="spellEnd"/>
      <w:r w:rsidR="008E0DC4" w:rsidRPr="00E968B5">
        <w:rPr>
          <w:rFonts w:ascii="Times New Roman" w:hAnsi="Times New Roman" w:cs="Times New Roman"/>
          <w:color w:val="000000"/>
          <w:highlight w:val="white"/>
        </w:rPr>
        <w:t xml:space="preserve"> </w:t>
      </w:r>
      <w:proofErr w:type="spellStart"/>
      <w:r w:rsidR="008E0DC4" w:rsidRPr="00E968B5">
        <w:rPr>
          <w:rFonts w:ascii="Times New Roman" w:hAnsi="Times New Roman" w:cs="Times New Roman"/>
          <w:color w:val="000000"/>
          <w:highlight w:val="white"/>
        </w:rPr>
        <w:t>ffti</w:t>
      </w:r>
      <w:proofErr w:type="spellEnd"/>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&lt;l&gt;</w:t>
      </w:r>
      <w:proofErr w:type="spellStart"/>
      <w:r w:rsidR="008E0DC4" w:rsidRPr="00E968B5">
        <w:rPr>
          <w:rFonts w:ascii="Times New Roman" w:hAnsi="Times New Roman" w:cs="Times New Roman"/>
          <w:color w:val="000000"/>
          <w:highlight w:val="white"/>
        </w:rPr>
        <w:t>Tiſto</w:t>
      </w:r>
      <w:proofErr w:type="spellEnd"/>
      <w:r w:rsidR="008E0DC4" w:rsidRPr="00E968B5">
        <w:rPr>
          <w:rFonts w:ascii="Times New Roman" w:hAnsi="Times New Roman" w:cs="Times New Roman"/>
          <w:color w:val="000000"/>
          <w:highlight w:val="white"/>
        </w:rPr>
        <w:t xml:space="preserve"> </w:t>
      </w:r>
      <w:proofErr w:type="spellStart"/>
      <w:r w:rsidR="008E0DC4" w:rsidRPr="00E968B5">
        <w:rPr>
          <w:rFonts w:ascii="Times New Roman" w:hAnsi="Times New Roman" w:cs="Times New Roman"/>
          <w:color w:val="000000"/>
          <w:highlight w:val="white"/>
        </w:rPr>
        <w:t>zhem</w:t>
      </w:r>
      <w:proofErr w:type="spellEnd"/>
      <w:r w:rsidR="008E0DC4" w:rsidRPr="00E968B5">
        <w:rPr>
          <w:rFonts w:ascii="Times New Roman" w:hAnsi="Times New Roman" w:cs="Times New Roman"/>
          <w:color w:val="000000"/>
          <w:highlight w:val="white"/>
        </w:rPr>
        <w:t xml:space="preserve"> </w:t>
      </w:r>
      <w:proofErr w:type="spellStart"/>
      <w:r w:rsidR="008E0DC4" w:rsidRPr="00E968B5">
        <w:rPr>
          <w:rFonts w:ascii="Times New Roman" w:hAnsi="Times New Roman" w:cs="Times New Roman"/>
          <w:color w:val="000000"/>
          <w:highlight w:val="white"/>
        </w:rPr>
        <w:t>zha</w:t>
      </w:r>
      <w:proofErr w:type="spellEnd"/>
      <w:r w:rsidR="008E0DC4" w:rsidRPr="00E968B5">
        <w:rPr>
          <w:rFonts w:ascii="Times New Roman" w:hAnsi="Times New Roman" w:cs="Times New Roman"/>
          <w:color w:val="000000"/>
          <w:highlight w:val="white"/>
        </w:rPr>
        <w:t xml:space="preserve"> </w:t>
      </w:r>
      <w:proofErr w:type="spellStart"/>
      <w:r w:rsidR="008E0DC4" w:rsidRPr="00E968B5">
        <w:rPr>
          <w:rFonts w:ascii="Times New Roman" w:hAnsi="Times New Roman" w:cs="Times New Roman"/>
          <w:color w:val="000000"/>
          <w:highlight w:val="white"/>
        </w:rPr>
        <w:t>ſti</w:t>
      </w:r>
      <w:proofErr w:type="spellEnd"/>
      <w:r w:rsidR="008E0DC4" w:rsidRPr="00E968B5">
        <w:rPr>
          <w:rFonts w:ascii="Times New Roman" w:hAnsi="Times New Roman" w:cs="Times New Roman"/>
          <w:color w:val="000000"/>
          <w:highlight w:val="white"/>
        </w:rPr>
        <w:t xml:space="preserve"> </w:t>
      </w:r>
      <w:proofErr w:type="spellStart"/>
      <w:r w:rsidR="008E0DC4" w:rsidRPr="00E968B5">
        <w:rPr>
          <w:rFonts w:ascii="Times New Roman" w:hAnsi="Times New Roman" w:cs="Times New Roman"/>
          <w:color w:val="000000"/>
          <w:highlight w:val="white"/>
        </w:rPr>
        <w:t>ti</w:t>
      </w:r>
      <w:proofErr w:type="spellEnd"/>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&lt;l&gt;</w:t>
      </w:r>
      <w:proofErr w:type="spellStart"/>
      <w:r w:rsidR="008E0DC4" w:rsidRPr="00E968B5">
        <w:rPr>
          <w:rFonts w:ascii="Times New Roman" w:hAnsi="Times New Roman" w:cs="Times New Roman"/>
          <w:color w:val="000000"/>
          <w:highlight w:val="white"/>
        </w:rPr>
        <w:t>Hvalo</w:t>
      </w:r>
      <w:proofErr w:type="spellEnd"/>
      <w:r w:rsidR="008E0DC4" w:rsidRPr="00E968B5">
        <w:rPr>
          <w:rFonts w:ascii="Times New Roman" w:hAnsi="Times New Roman" w:cs="Times New Roman"/>
          <w:color w:val="000000"/>
          <w:highlight w:val="white"/>
        </w:rPr>
        <w:t xml:space="preserve"> </w:t>
      </w:r>
      <w:proofErr w:type="spellStart"/>
      <w:r w:rsidR="008E0DC4" w:rsidRPr="00E968B5">
        <w:rPr>
          <w:rFonts w:ascii="Times New Roman" w:hAnsi="Times New Roman" w:cs="Times New Roman"/>
          <w:color w:val="000000"/>
          <w:highlight w:val="white"/>
        </w:rPr>
        <w:t>niei</w:t>
      </w:r>
      <w:proofErr w:type="spellEnd"/>
      <w:r w:rsidR="008E0DC4" w:rsidRPr="00E968B5">
        <w:rPr>
          <w:rFonts w:ascii="Times New Roman" w:hAnsi="Times New Roman" w:cs="Times New Roman"/>
          <w:color w:val="000000"/>
          <w:highlight w:val="white"/>
        </w:rPr>
        <w:t xml:space="preserve"> </w:t>
      </w:r>
      <w:proofErr w:type="spellStart"/>
      <w:r w:rsidR="008E0DC4" w:rsidRPr="00E968B5">
        <w:rPr>
          <w:rFonts w:ascii="Times New Roman" w:hAnsi="Times New Roman" w:cs="Times New Roman"/>
          <w:color w:val="000000"/>
          <w:highlight w:val="white"/>
        </w:rPr>
        <w:t>ſtu</w:t>
      </w:r>
      <w:proofErr w:type="spellEnd"/>
      <w:r w:rsidR="008E0DC4" w:rsidRPr="00E968B5">
        <w:rPr>
          <w:rFonts w:ascii="Times New Roman" w:hAnsi="Times New Roman" w:cs="Times New Roman"/>
          <w:color w:val="000000"/>
          <w:highlight w:val="white"/>
        </w:rPr>
        <w:t xml:space="preserve"> </w:t>
      </w:r>
      <w:proofErr w:type="spellStart"/>
      <w:r w:rsidR="008E0DC4" w:rsidRPr="00E968B5">
        <w:rPr>
          <w:rFonts w:ascii="Times New Roman" w:hAnsi="Times New Roman" w:cs="Times New Roman"/>
          <w:color w:val="000000"/>
          <w:highlight w:val="white"/>
        </w:rPr>
        <w:t>ri</w:t>
      </w:r>
      <w:proofErr w:type="spellEnd"/>
      <w:r w:rsidR="008E0DC4" w:rsidRPr="00E968B5">
        <w:rPr>
          <w:rFonts w:ascii="Times New Roman" w:hAnsi="Times New Roman" w:cs="Times New Roman"/>
          <w:color w:val="000000"/>
          <w:highlight w:val="white"/>
        </w:rPr>
        <w:t xml:space="preserve"> </w:t>
      </w:r>
      <w:proofErr w:type="spellStart"/>
      <w:r w:rsidR="008E0DC4" w:rsidRPr="00E968B5">
        <w:rPr>
          <w:rFonts w:ascii="Times New Roman" w:hAnsi="Times New Roman" w:cs="Times New Roman"/>
          <w:color w:val="000000"/>
          <w:highlight w:val="white"/>
        </w:rPr>
        <w:t>ti</w:t>
      </w:r>
      <w:proofErr w:type="spellEnd"/>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w:t>
      </w:r>
      <w:proofErr w:type="spellStart"/>
      <w:r w:rsidR="008E0DC4" w:rsidRPr="00E968B5">
        <w:rPr>
          <w:rFonts w:ascii="Times New Roman" w:hAnsi="Times New Roman" w:cs="Times New Roman"/>
          <w:color w:val="000096"/>
          <w:highlight w:val="white"/>
        </w:rPr>
        <w:t>lg</w:t>
      </w:r>
      <w:proofErr w:type="spellEnd"/>
      <w:r w:rsidR="008E0DC4" w:rsidRPr="00E968B5">
        <w:rPr>
          <w:rFonts w:ascii="Times New Roman" w:hAnsi="Times New Roman" w:cs="Times New Roman"/>
          <w:color w:val="F5844C"/>
          <w:highlight w:val="white"/>
        </w:rPr>
        <w:t xml:space="preserve"> type</w:t>
      </w:r>
      <w:r w:rsidR="008E0DC4" w:rsidRPr="00E968B5">
        <w:rPr>
          <w:rFonts w:ascii="Times New Roman" w:hAnsi="Times New Roman" w:cs="Times New Roman"/>
          <w:color w:val="FF8040"/>
          <w:highlight w:val="white"/>
        </w:rPr>
        <w:t>=</w:t>
      </w:r>
      <w:r w:rsidR="008E0DC4" w:rsidRPr="00E968B5">
        <w:rPr>
          <w:rFonts w:ascii="Times New Roman" w:hAnsi="Times New Roman" w:cs="Times New Roman"/>
          <w:color w:val="993300"/>
          <w:highlight w:val="white"/>
        </w:rPr>
        <w:t>"refrain"</w:t>
      </w:r>
      <w:r w:rsidR="008E0DC4" w:rsidRPr="00E968B5">
        <w:rPr>
          <w:rFonts w:ascii="Times New Roman" w:hAnsi="Times New Roman" w:cs="Times New Roman"/>
          <w:color w:val="000096"/>
          <w:highlight w:val="white"/>
        </w:rPr>
        <w:t>&gt;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&lt;l&gt;</w:t>
      </w:r>
      <w:proofErr w:type="spellStart"/>
      <w:r w:rsidR="008E0DC4" w:rsidRPr="00E968B5">
        <w:rPr>
          <w:rFonts w:ascii="Times New Roman" w:hAnsi="Times New Roman" w:cs="Times New Roman"/>
          <w:color w:val="000000"/>
          <w:highlight w:val="white"/>
        </w:rPr>
        <w:t>Sahva</w:t>
      </w:r>
      <w:proofErr w:type="spellEnd"/>
      <w:r w:rsidR="008E0DC4" w:rsidRPr="00E968B5">
        <w:rPr>
          <w:rFonts w:ascii="Times New Roman" w:hAnsi="Times New Roman" w:cs="Times New Roman"/>
          <w:color w:val="000000"/>
          <w:highlight w:val="white"/>
        </w:rPr>
        <w:t xml:space="preserve"> le </w:t>
      </w:r>
      <w:proofErr w:type="spellStart"/>
      <w:r w:rsidR="008E0DC4" w:rsidRPr="00E968B5">
        <w:rPr>
          <w:rFonts w:ascii="Times New Roman" w:hAnsi="Times New Roman" w:cs="Times New Roman"/>
          <w:color w:val="000000"/>
          <w:highlight w:val="white"/>
        </w:rPr>
        <w:t>na</w:t>
      </w:r>
      <w:proofErr w:type="spellEnd"/>
      <w:r w:rsidR="008E0DC4" w:rsidRPr="00E968B5">
        <w:rPr>
          <w:rFonts w:ascii="Times New Roman" w:hAnsi="Times New Roman" w:cs="Times New Roman"/>
          <w:color w:val="000000"/>
          <w:highlight w:val="white"/>
        </w:rPr>
        <w:t xml:space="preserve"> do </w:t>
      </w:r>
      <w:proofErr w:type="spellStart"/>
      <w:r w:rsidR="008E0DC4" w:rsidRPr="00E968B5">
        <w:rPr>
          <w:rFonts w:ascii="Times New Roman" w:hAnsi="Times New Roman" w:cs="Times New Roman"/>
          <w:color w:val="000000"/>
          <w:highlight w:val="white"/>
        </w:rPr>
        <w:t>vei</w:t>
      </w:r>
      <w:proofErr w:type="spellEnd"/>
      <w:r w:rsidR="008E0DC4" w:rsidRPr="00E968B5">
        <w:rPr>
          <w:rFonts w:ascii="Times New Roman" w:hAnsi="Times New Roman" w:cs="Times New Roman"/>
          <w:color w:val="000000"/>
          <w:highlight w:val="white"/>
        </w:rPr>
        <w:t xml:space="preserve"> </w:t>
      </w:r>
      <w:proofErr w:type="spellStart"/>
      <w:r w:rsidR="008E0DC4" w:rsidRPr="00E968B5">
        <w:rPr>
          <w:rFonts w:ascii="Times New Roman" w:hAnsi="Times New Roman" w:cs="Times New Roman"/>
          <w:color w:val="000000"/>
          <w:highlight w:val="white"/>
        </w:rPr>
        <w:t>ko</w:t>
      </w:r>
      <w:proofErr w:type="spellEnd"/>
      <w:r w:rsidR="008E0DC4" w:rsidRPr="00E968B5">
        <w:rPr>
          <w:rFonts w:ascii="Times New Roman" w:hAnsi="Times New Roman" w:cs="Times New Roman"/>
          <w:color w:val="000000"/>
          <w:highlight w:val="white"/>
        </w:rPr>
        <w:t xml:space="preserve"> ma</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t xml:space="preserve">Bo di </w:t>
      </w:r>
      <w:proofErr w:type="spellStart"/>
      <w:r w:rsidR="008E0DC4" w:rsidRPr="00E968B5">
        <w:rPr>
          <w:rFonts w:ascii="Times New Roman" w:hAnsi="Times New Roman" w:cs="Times New Roman"/>
          <w:color w:val="000000"/>
          <w:highlight w:val="white"/>
        </w:rPr>
        <w:t>sve</w:t>
      </w:r>
      <w:proofErr w:type="spellEnd"/>
      <w:r w:rsidR="008E0DC4" w:rsidRPr="00E968B5">
        <w:rPr>
          <w:rFonts w:ascii="Times New Roman" w:hAnsi="Times New Roman" w:cs="Times New Roman"/>
          <w:color w:val="000000"/>
          <w:highlight w:val="white"/>
        </w:rPr>
        <w:t xml:space="preserve"> ta </w:t>
      </w:r>
      <w:proofErr w:type="spellStart"/>
      <w:r w:rsidR="008E0DC4" w:rsidRPr="00E968B5">
        <w:rPr>
          <w:rFonts w:ascii="Times New Roman" w:hAnsi="Times New Roman" w:cs="Times New Roman"/>
          <w:color w:val="000000"/>
          <w:highlight w:val="white"/>
        </w:rPr>
        <w:t>troÿ</w:t>
      </w:r>
      <w:proofErr w:type="spellEnd"/>
      <w:r w:rsidR="008E0DC4" w:rsidRPr="00E968B5">
        <w:rPr>
          <w:rFonts w:ascii="Times New Roman" w:hAnsi="Times New Roman" w:cs="Times New Roman"/>
          <w:color w:val="000000"/>
          <w:highlight w:val="white"/>
        </w:rPr>
        <w:t xml:space="preserve"> </w:t>
      </w:r>
      <w:proofErr w:type="spellStart"/>
      <w:r w:rsidR="008E0DC4" w:rsidRPr="00E968B5">
        <w:rPr>
          <w:rFonts w:ascii="Times New Roman" w:hAnsi="Times New Roman" w:cs="Times New Roman"/>
          <w:color w:val="000000"/>
          <w:highlight w:val="white"/>
        </w:rPr>
        <w:t>za</w:t>
      </w:r>
      <w:proofErr w:type="spellEnd"/>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br/>
      </w:r>
      <w:r w:rsidR="008E0DC4" w:rsidRPr="00E968B5">
        <w:rPr>
          <w:rFonts w:ascii="Times New Roman" w:hAnsi="Times New Roman" w:cs="Times New Roman"/>
          <w:color w:val="000000"/>
          <w:highlight w:val="white"/>
        </w:rPr>
        <w:lastRenderedPageBreak/>
        <w:t xml:space="preserve">          </w:t>
      </w:r>
      <w:r w:rsidR="008E0DC4" w:rsidRPr="00E968B5">
        <w:rPr>
          <w:rFonts w:ascii="Times New Roman" w:hAnsi="Times New Roman" w:cs="Times New Roman"/>
          <w:color w:val="000096"/>
          <w:highlight w:val="white"/>
        </w:rPr>
        <w:t>&lt;/</w:t>
      </w:r>
      <w:proofErr w:type="spellStart"/>
      <w:r w:rsidR="008E0DC4" w:rsidRPr="00E968B5">
        <w:rPr>
          <w:rFonts w:ascii="Times New Roman" w:hAnsi="Times New Roman" w:cs="Times New Roman"/>
          <w:color w:val="000096"/>
          <w:highlight w:val="white"/>
        </w:rPr>
        <w:t>lg</w:t>
      </w:r>
      <w:proofErr w:type="spellEnd"/>
      <w:r w:rsidR="008E0DC4"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w:t>
      </w:r>
      <w:proofErr w:type="spellStart"/>
      <w:r w:rsidR="008E0DC4" w:rsidRPr="00E968B5">
        <w:rPr>
          <w:rFonts w:ascii="Times New Roman" w:hAnsi="Times New Roman" w:cs="Times New Roman"/>
          <w:color w:val="000096"/>
          <w:highlight w:val="white"/>
        </w:rPr>
        <w:t>lg</w:t>
      </w:r>
      <w:proofErr w:type="spellEnd"/>
      <w:r w:rsidR="008E0DC4" w:rsidRPr="00E968B5">
        <w:rPr>
          <w:rFonts w:ascii="Times New Roman" w:hAnsi="Times New Roman" w:cs="Times New Roman"/>
          <w:color w:val="000096"/>
          <w:highlight w:val="white"/>
        </w:rPr>
        <w:t>&gt;</w:t>
      </w:r>
    </w:p>
    <w:p w14:paraId="2D28DD1F" w14:textId="0230EB29" w:rsidR="00DF6F49" w:rsidRPr="00E968B5" w:rsidRDefault="00DF6F49" w:rsidP="008E0DC4">
      <w:pPr>
        <w:shd w:val="clear" w:color="auto" w:fill="FFFFFF"/>
        <w:autoSpaceDE w:val="0"/>
        <w:autoSpaceDN w:val="0"/>
        <w:adjustRightInd w:val="0"/>
        <w:rPr>
          <w:rFonts w:ascii="Times New Roman" w:hAnsi="Times New Roman" w:cs="Times New Roman"/>
          <w:highlight w:val="white"/>
        </w:rPr>
      </w:pPr>
    </w:p>
    <w:p w14:paraId="13B7C2DC" w14:textId="77777777" w:rsidR="00EF5EA4" w:rsidRPr="00E968B5" w:rsidRDefault="004E71A8" w:rsidP="00C72261">
      <w:pPr>
        <w:spacing w:line="360" w:lineRule="auto"/>
        <w:jc w:val="center"/>
        <w:rPr>
          <w:rFonts w:ascii="Times New Roman" w:hAnsi="Times New Roman" w:cs="Times New Roman"/>
        </w:rPr>
      </w:pPr>
      <w:r w:rsidRPr="00E968B5">
        <w:rPr>
          <w:rFonts w:ascii="Times New Roman" w:hAnsi="Times New Roman" w:cs="Times New Roman"/>
          <w:noProof/>
          <w:lang w:val="sl-SI" w:eastAsia="sl-SI"/>
        </w:rPr>
        <w:drawing>
          <wp:inline distT="0" distB="0" distL="0" distR="0" wp14:anchorId="2800D6B4" wp14:editId="43397A27">
            <wp:extent cx="2745384" cy="1764000"/>
            <wp:effectExtent l="0" t="0" r="0" b="825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ojca_faksimile.png"/>
                    <pic:cNvPicPr/>
                  </pic:nvPicPr>
                  <pic:blipFill>
                    <a:blip r:embed="rId8">
                      <a:extLst>
                        <a:ext uri="{28A0092B-C50C-407E-A947-70E740481C1C}">
                          <a14:useLocalDpi xmlns:a14="http://schemas.microsoft.com/office/drawing/2010/main" val="0"/>
                        </a:ext>
                      </a:extLst>
                    </a:blip>
                    <a:stretch>
                      <a:fillRect/>
                    </a:stretch>
                  </pic:blipFill>
                  <pic:spPr>
                    <a:xfrm>
                      <a:off x="0" y="0"/>
                      <a:ext cx="2745384" cy="1764000"/>
                    </a:xfrm>
                    <a:prstGeom prst="rect">
                      <a:avLst/>
                    </a:prstGeom>
                  </pic:spPr>
                </pic:pic>
              </a:graphicData>
            </a:graphic>
          </wp:inline>
        </w:drawing>
      </w:r>
    </w:p>
    <w:p w14:paraId="0BBB282C" w14:textId="77777777" w:rsidR="00EF5EA4" w:rsidRPr="00E968B5" w:rsidRDefault="00364AE2" w:rsidP="00C72261">
      <w:pPr>
        <w:spacing w:line="360" w:lineRule="auto"/>
        <w:jc w:val="center"/>
        <w:rPr>
          <w:rFonts w:ascii="Times New Roman" w:hAnsi="Times New Roman" w:cs="Times New Roman"/>
        </w:rPr>
      </w:pPr>
      <w:r>
        <w:rPr>
          <w:rFonts w:ascii="Times New Roman" w:hAnsi="Times New Roman" w:cs="Times New Roman"/>
        </w:rPr>
        <w:t>Figure</w:t>
      </w:r>
      <w:r w:rsidR="00C72261" w:rsidRPr="00E968B5">
        <w:rPr>
          <w:rFonts w:ascii="Times New Roman" w:hAnsi="Times New Roman" w:cs="Times New Roman"/>
        </w:rPr>
        <w:t xml:space="preserve"> </w:t>
      </w:r>
      <w:r w:rsidR="00EF5EA4" w:rsidRPr="00E968B5">
        <w:rPr>
          <w:rFonts w:ascii="Times New Roman" w:hAnsi="Times New Roman" w:cs="Times New Roman"/>
        </w:rPr>
        <w:t xml:space="preserve">1: </w:t>
      </w:r>
      <w:r w:rsidR="00A95687" w:rsidRPr="00E968B5">
        <w:rPr>
          <w:rFonts w:ascii="Times New Roman" w:hAnsi="Times New Roman" w:cs="Times New Roman"/>
        </w:rPr>
        <w:t xml:space="preserve">The original variant of the first stanza of </w:t>
      </w:r>
      <w:proofErr w:type="spellStart"/>
      <w:r w:rsidR="00A95687" w:rsidRPr="00E968B5">
        <w:rPr>
          <w:rFonts w:ascii="Times New Roman" w:hAnsi="Times New Roman" w:cs="Times New Roman"/>
          <w:i/>
          <w:iCs/>
        </w:rPr>
        <w:t>Pesmi</w:t>
      </w:r>
      <w:proofErr w:type="spellEnd"/>
      <w:r w:rsidR="00A95687" w:rsidRPr="00E968B5">
        <w:rPr>
          <w:rFonts w:ascii="Times New Roman" w:hAnsi="Times New Roman" w:cs="Times New Roman"/>
          <w:i/>
          <w:iCs/>
        </w:rPr>
        <w:t xml:space="preserve"> od </w:t>
      </w:r>
      <w:proofErr w:type="spellStart"/>
      <w:r w:rsidR="00A95687" w:rsidRPr="00E968B5">
        <w:rPr>
          <w:rFonts w:ascii="Times New Roman" w:hAnsi="Times New Roman" w:cs="Times New Roman"/>
          <w:i/>
          <w:iCs/>
        </w:rPr>
        <w:t>Svete</w:t>
      </w:r>
      <w:proofErr w:type="spellEnd"/>
      <w:r w:rsidR="00A95687" w:rsidRPr="00E968B5">
        <w:rPr>
          <w:rFonts w:ascii="Times New Roman" w:hAnsi="Times New Roman" w:cs="Times New Roman"/>
          <w:i/>
          <w:iCs/>
        </w:rPr>
        <w:t xml:space="preserve"> </w:t>
      </w:r>
      <w:proofErr w:type="spellStart"/>
      <w:r w:rsidR="00A95687" w:rsidRPr="00E968B5">
        <w:rPr>
          <w:rFonts w:ascii="Times New Roman" w:hAnsi="Times New Roman" w:cs="Times New Roman"/>
          <w:i/>
          <w:iCs/>
        </w:rPr>
        <w:t>trojce</w:t>
      </w:r>
      <w:proofErr w:type="spellEnd"/>
      <w:r w:rsidR="00A95687" w:rsidRPr="00E968B5">
        <w:rPr>
          <w:rFonts w:ascii="Times New Roman" w:hAnsi="Times New Roman" w:cs="Times New Roman"/>
        </w:rPr>
        <w:t xml:space="preserve"> </w:t>
      </w:r>
      <w:r w:rsidR="00EF5EA4" w:rsidRPr="00E968B5">
        <w:rPr>
          <w:rFonts w:ascii="Times New Roman" w:hAnsi="Times New Roman" w:cs="Times New Roman"/>
        </w:rPr>
        <w:t xml:space="preserve"> </w:t>
      </w:r>
    </w:p>
    <w:p w14:paraId="2600E6F2" w14:textId="77777777" w:rsidR="00EF5EA4" w:rsidRPr="00E968B5" w:rsidRDefault="00EF5EA4" w:rsidP="00EF5EA4">
      <w:pPr>
        <w:spacing w:line="360" w:lineRule="auto"/>
        <w:jc w:val="both"/>
        <w:rPr>
          <w:rFonts w:ascii="Times New Roman" w:hAnsi="Times New Roman" w:cs="Times New Roman"/>
        </w:rPr>
      </w:pPr>
    </w:p>
    <w:p w14:paraId="0BA885EB" w14:textId="24232722" w:rsidR="00616F4C" w:rsidRPr="00E968B5" w:rsidRDefault="00AC0502" w:rsidP="00A254F3">
      <w:pPr>
        <w:spacing w:line="360" w:lineRule="auto"/>
        <w:jc w:val="both"/>
        <w:rPr>
          <w:rFonts w:ascii="Times New Roman" w:hAnsi="Times New Roman" w:cs="Times New Roman"/>
        </w:rPr>
      </w:pPr>
      <w:r>
        <w:rPr>
          <w:rFonts w:ascii="Times New Roman" w:hAnsi="Times New Roman" w:cs="Times New Roman"/>
        </w:rPr>
        <w:tab/>
      </w:r>
      <w:r w:rsidR="00F227F8">
        <w:rPr>
          <w:rFonts w:ascii="Times New Roman" w:hAnsi="Times New Roman" w:cs="Times New Roman"/>
        </w:rPr>
        <w:t>Difficulties are</w:t>
      </w:r>
      <w:r w:rsidR="00616F4C" w:rsidRPr="00E968B5">
        <w:rPr>
          <w:rFonts w:ascii="Times New Roman" w:hAnsi="Times New Roman" w:cs="Times New Roman"/>
        </w:rPr>
        <w:t xml:space="preserve"> caused </w:t>
      </w:r>
      <w:r w:rsidR="00F227F8">
        <w:rPr>
          <w:rFonts w:ascii="Times New Roman" w:hAnsi="Times New Roman" w:cs="Times New Roman"/>
        </w:rPr>
        <w:t xml:space="preserve">above all </w:t>
      </w:r>
      <w:r w:rsidR="00616F4C" w:rsidRPr="00E968B5">
        <w:rPr>
          <w:rFonts w:ascii="Times New Roman" w:hAnsi="Times New Roman" w:cs="Times New Roman"/>
        </w:rPr>
        <w:t xml:space="preserve">by hymn texts in which the author </w:t>
      </w:r>
      <w:r w:rsidR="00F13AFC">
        <w:rPr>
          <w:rFonts w:ascii="Times New Roman" w:hAnsi="Times New Roman" w:cs="Times New Roman"/>
        </w:rPr>
        <w:t xml:space="preserve">has </w:t>
      </w:r>
      <w:r w:rsidR="00616F4C" w:rsidRPr="00E968B5">
        <w:rPr>
          <w:rFonts w:ascii="Times New Roman" w:hAnsi="Times New Roman" w:cs="Times New Roman"/>
        </w:rPr>
        <w:t>disregarded the verse line</w:t>
      </w:r>
      <w:r w:rsidR="003347B7">
        <w:rPr>
          <w:rFonts w:ascii="Times New Roman" w:hAnsi="Times New Roman" w:cs="Times New Roman"/>
        </w:rPr>
        <w:t>,</w:t>
      </w:r>
      <w:r w:rsidR="00616F4C" w:rsidRPr="00E968B5">
        <w:rPr>
          <w:rFonts w:ascii="Times New Roman" w:hAnsi="Times New Roman" w:cs="Times New Roman"/>
        </w:rPr>
        <w:t xml:space="preserve"> </w:t>
      </w:r>
      <w:r w:rsidR="00C33110" w:rsidRPr="00E968B5">
        <w:rPr>
          <w:rFonts w:ascii="Times New Roman" w:hAnsi="Times New Roman" w:cs="Times New Roman"/>
        </w:rPr>
        <w:t>rendering</w:t>
      </w:r>
      <w:r w:rsidR="00616F4C" w:rsidRPr="00E968B5">
        <w:rPr>
          <w:rFonts w:ascii="Times New Roman" w:hAnsi="Times New Roman" w:cs="Times New Roman"/>
        </w:rPr>
        <w:t xml:space="preserve"> the </w:t>
      </w:r>
      <w:r w:rsidR="00C33110" w:rsidRPr="00E968B5">
        <w:rPr>
          <w:rFonts w:ascii="Times New Roman" w:hAnsi="Times New Roman" w:cs="Times New Roman"/>
        </w:rPr>
        <w:t>hymn</w:t>
      </w:r>
      <w:r w:rsidR="00616F4C" w:rsidRPr="00E968B5">
        <w:rPr>
          <w:rFonts w:ascii="Times New Roman" w:hAnsi="Times New Roman" w:cs="Times New Roman"/>
        </w:rPr>
        <w:t xml:space="preserve"> in prose form. </w:t>
      </w:r>
      <w:r w:rsidR="00C33110" w:rsidRPr="00E968B5">
        <w:rPr>
          <w:rFonts w:ascii="Times New Roman" w:hAnsi="Times New Roman" w:cs="Times New Roman"/>
        </w:rPr>
        <w:t>In view of th</w:t>
      </w:r>
      <w:r w:rsidR="00CB7895">
        <w:rPr>
          <w:rFonts w:ascii="Times New Roman" w:hAnsi="Times New Roman" w:cs="Times New Roman"/>
        </w:rPr>
        <w:t>is</w:t>
      </w:r>
      <w:r w:rsidR="00C33110" w:rsidRPr="00E968B5">
        <w:rPr>
          <w:rFonts w:ascii="Times New Roman" w:hAnsi="Times New Roman" w:cs="Times New Roman"/>
        </w:rPr>
        <w:t xml:space="preserve">, hymns with </w:t>
      </w:r>
      <w:r w:rsidR="00CB7895">
        <w:rPr>
          <w:rFonts w:ascii="Times New Roman" w:hAnsi="Times New Roman" w:cs="Times New Roman"/>
        </w:rPr>
        <w:t>a</w:t>
      </w:r>
      <w:r w:rsidR="00CB7895" w:rsidRPr="00E968B5">
        <w:rPr>
          <w:rFonts w:ascii="Times New Roman" w:hAnsi="Times New Roman" w:cs="Times New Roman"/>
        </w:rPr>
        <w:t xml:space="preserve"> </w:t>
      </w:r>
      <w:r w:rsidR="00C33110" w:rsidRPr="00E968B5">
        <w:rPr>
          <w:rFonts w:ascii="Times New Roman" w:hAnsi="Times New Roman" w:cs="Times New Roman"/>
        </w:rPr>
        <w:t xml:space="preserve">second verse line continuing in the </w:t>
      </w:r>
      <w:r w:rsidR="00016BC9" w:rsidRPr="00E968B5">
        <w:rPr>
          <w:rFonts w:ascii="Times New Roman" w:hAnsi="Times New Roman" w:cs="Times New Roman"/>
        </w:rPr>
        <w:t xml:space="preserve">same </w:t>
      </w:r>
      <w:r w:rsidR="00C33110" w:rsidRPr="00E968B5">
        <w:rPr>
          <w:rFonts w:ascii="Times New Roman" w:hAnsi="Times New Roman" w:cs="Times New Roman"/>
        </w:rPr>
        <w:t xml:space="preserve">graphic line </w:t>
      </w:r>
      <w:r w:rsidR="00016BC9" w:rsidRPr="00E968B5">
        <w:rPr>
          <w:rFonts w:ascii="Times New Roman" w:hAnsi="Times New Roman" w:cs="Times New Roman"/>
        </w:rPr>
        <w:t xml:space="preserve">where </w:t>
      </w:r>
      <w:r w:rsidR="00C33110" w:rsidRPr="00E968B5">
        <w:rPr>
          <w:rFonts w:ascii="Times New Roman" w:hAnsi="Times New Roman" w:cs="Times New Roman"/>
        </w:rPr>
        <w:t>the first verse line</w:t>
      </w:r>
      <w:r w:rsidR="00016BC9" w:rsidRPr="00E968B5">
        <w:rPr>
          <w:rFonts w:ascii="Times New Roman" w:hAnsi="Times New Roman" w:cs="Times New Roman"/>
        </w:rPr>
        <w:t xml:space="preserve"> begins were encoded </w:t>
      </w:r>
      <w:r w:rsidR="00FC17BA" w:rsidRPr="009B00E2">
        <w:rPr>
          <w:rFonts w:ascii="Times New Roman" w:hAnsi="Times New Roman" w:cs="Times New Roman"/>
        </w:rPr>
        <w:t>with</w:t>
      </w:r>
      <w:r w:rsidR="00016BC9" w:rsidRPr="00E968B5">
        <w:rPr>
          <w:rFonts w:ascii="Times New Roman" w:hAnsi="Times New Roman" w:cs="Times New Roman"/>
        </w:rPr>
        <w:t xml:space="preserve"> the</w:t>
      </w:r>
      <w:r w:rsidR="00616F4C" w:rsidRPr="00E968B5">
        <w:rPr>
          <w:rFonts w:ascii="Times New Roman" w:hAnsi="Times New Roman" w:cs="Times New Roman"/>
        </w:rPr>
        <w:t xml:space="preserve"> </w:t>
      </w:r>
      <w:r w:rsidR="00016BC9" w:rsidRPr="00E968B5">
        <w:rPr>
          <w:rFonts w:ascii="Courier New" w:hAnsi="Courier New" w:cs="Courier New"/>
        </w:rPr>
        <w:t>ab</w:t>
      </w:r>
      <w:r w:rsidR="00016BC9" w:rsidRPr="00E968B5">
        <w:rPr>
          <w:rFonts w:ascii="Times New Roman" w:hAnsi="Times New Roman" w:cs="Times New Roman"/>
        </w:rPr>
        <w:t xml:space="preserve"> (</w:t>
      </w:r>
      <w:r w:rsidR="00016BC9" w:rsidRPr="00E968B5">
        <w:rPr>
          <w:rFonts w:ascii="Times New Roman" w:hAnsi="Times New Roman" w:cs="Times New Roman"/>
          <w:i/>
        </w:rPr>
        <w:t>anonymous block</w:t>
      </w:r>
      <w:r w:rsidR="00016BC9" w:rsidRPr="00E968B5">
        <w:rPr>
          <w:rFonts w:ascii="Times New Roman" w:hAnsi="Times New Roman" w:cs="Times New Roman"/>
        </w:rPr>
        <w:t xml:space="preserve">) </w:t>
      </w:r>
      <w:r w:rsidR="002117A5" w:rsidRPr="00E968B5">
        <w:rPr>
          <w:rFonts w:ascii="Times New Roman" w:hAnsi="Times New Roman" w:cs="Times New Roman"/>
        </w:rPr>
        <w:t>element</w:t>
      </w:r>
      <w:r w:rsidR="00016BC9" w:rsidRPr="00E968B5">
        <w:rPr>
          <w:rFonts w:ascii="Times New Roman" w:hAnsi="Times New Roman" w:cs="Times New Roman"/>
        </w:rPr>
        <w:t xml:space="preserve">, while </w:t>
      </w:r>
      <w:r w:rsidR="00616F4C" w:rsidRPr="00E968B5">
        <w:rPr>
          <w:rFonts w:ascii="Times New Roman" w:hAnsi="Times New Roman" w:cs="Times New Roman"/>
        </w:rPr>
        <w:t xml:space="preserve">the </w:t>
      </w:r>
      <w:r w:rsidR="00016BC9" w:rsidRPr="00E968B5">
        <w:rPr>
          <w:rFonts w:ascii="Courier New" w:hAnsi="Courier New" w:cs="Courier New"/>
        </w:rPr>
        <w:t>@type</w:t>
      </w:r>
      <w:r w:rsidR="00016BC9" w:rsidRPr="00E968B5">
        <w:rPr>
          <w:rFonts w:ascii="Times New Roman" w:hAnsi="Times New Roman" w:cs="Times New Roman"/>
        </w:rPr>
        <w:t xml:space="preserve"> </w:t>
      </w:r>
      <w:r w:rsidR="00616F4C" w:rsidRPr="00E968B5">
        <w:rPr>
          <w:rFonts w:ascii="Times New Roman" w:hAnsi="Times New Roman" w:cs="Times New Roman"/>
        </w:rPr>
        <w:t xml:space="preserve">attribute </w:t>
      </w:r>
      <w:r w:rsidR="00016BC9" w:rsidRPr="00E968B5">
        <w:rPr>
          <w:rFonts w:ascii="Times New Roman" w:hAnsi="Times New Roman" w:cs="Times New Roman"/>
        </w:rPr>
        <w:t>was used to</w:t>
      </w:r>
      <w:r w:rsidR="00616F4C" w:rsidRPr="00E968B5">
        <w:rPr>
          <w:rFonts w:ascii="Times New Roman" w:hAnsi="Times New Roman" w:cs="Times New Roman"/>
        </w:rPr>
        <w:t xml:space="preserve"> </w:t>
      </w:r>
      <w:r w:rsidR="002117A5" w:rsidRPr="00E968B5">
        <w:rPr>
          <w:rFonts w:ascii="Times New Roman" w:hAnsi="Times New Roman" w:cs="Times New Roman"/>
        </w:rPr>
        <w:t>mark</w:t>
      </w:r>
      <w:r w:rsidR="00616F4C" w:rsidRPr="00E968B5">
        <w:rPr>
          <w:rFonts w:ascii="Times New Roman" w:hAnsi="Times New Roman" w:cs="Times New Roman"/>
        </w:rPr>
        <w:t xml:space="preserve"> </w:t>
      </w:r>
      <w:r w:rsidR="006A3CC2" w:rsidRPr="00E968B5">
        <w:rPr>
          <w:rFonts w:ascii="Times New Roman" w:hAnsi="Times New Roman" w:cs="Times New Roman"/>
        </w:rPr>
        <w:t xml:space="preserve">the stanza, with </w:t>
      </w:r>
      <w:r w:rsidR="00616F4C" w:rsidRPr="00E968B5">
        <w:rPr>
          <w:rFonts w:ascii="Times New Roman" w:hAnsi="Times New Roman" w:cs="Times New Roman"/>
        </w:rPr>
        <w:t xml:space="preserve">line breaks </w:t>
      </w:r>
      <w:r w:rsidR="006A3CC2" w:rsidRPr="00E968B5">
        <w:rPr>
          <w:rFonts w:ascii="Times New Roman" w:hAnsi="Times New Roman" w:cs="Times New Roman"/>
        </w:rPr>
        <w:t xml:space="preserve">indicated </w:t>
      </w:r>
      <w:r w:rsidR="00616F4C" w:rsidRPr="00E968B5">
        <w:rPr>
          <w:rFonts w:ascii="Times New Roman" w:hAnsi="Times New Roman" w:cs="Times New Roman"/>
        </w:rPr>
        <w:t xml:space="preserve">as shown </w:t>
      </w:r>
      <w:r w:rsidR="006A3CC2" w:rsidRPr="00E968B5">
        <w:rPr>
          <w:rFonts w:ascii="Times New Roman" w:hAnsi="Times New Roman" w:cs="Times New Roman"/>
        </w:rPr>
        <w:t>in</w:t>
      </w:r>
      <w:r w:rsidR="00616F4C" w:rsidRPr="00E968B5">
        <w:rPr>
          <w:rFonts w:ascii="Times New Roman" w:hAnsi="Times New Roman" w:cs="Times New Roman"/>
        </w:rPr>
        <w:t xml:space="preserve"> the following example:</w:t>
      </w:r>
    </w:p>
    <w:p w14:paraId="5B263E18" w14:textId="77777777" w:rsidR="00A254F3" w:rsidRPr="00E968B5" w:rsidRDefault="00A254F3" w:rsidP="00A254F3">
      <w:pPr>
        <w:spacing w:line="360" w:lineRule="auto"/>
        <w:jc w:val="both"/>
        <w:rPr>
          <w:rFonts w:ascii="Times New Roman" w:hAnsi="Times New Roman" w:cs="Times New Roman"/>
        </w:rPr>
      </w:pPr>
    </w:p>
    <w:p w14:paraId="6529019F" w14:textId="77777777" w:rsidR="00EF5EA4" w:rsidRPr="00E968B5" w:rsidRDefault="00A254F3" w:rsidP="00A254F3">
      <w:pPr>
        <w:shd w:val="clear" w:color="auto" w:fill="FFFFFF"/>
        <w:autoSpaceDE w:val="0"/>
        <w:autoSpaceDN w:val="0"/>
        <w:adjustRightInd w:val="0"/>
        <w:rPr>
          <w:rFonts w:ascii="Times New Roman" w:hAnsi="Times New Roman" w:cs="Times New Roman"/>
          <w:color w:val="000096"/>
          <w:highlight w:val="white"/>
        </w:rPr>
      </w:pPr>
      <w:r w:rsidRPr="00E968B5">
        <w:rPr>
          <w:rFonts w:ascii="Times New Roman" w:hAnsi="Times New Roman" w:cs="Times New Roman"/>
          <w:color w:val="000096"/>
          <w:highlight w:val="white"/>
        </w:rPr>
        <w:t>&lt;ab</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w:t>
      </w:r>
      <w:proofErr w:type="spellStart"/>
      <w:r w:rsidRPr="00E968B5">
        <w:rPr>
          <w:rFonts w:ascii="Times New Roman" w:hAnsi="Times New Roman" w:cs="Times New Roman"/>
          <w:color w:val="993300"/>
          <w:highlight w:val="white"/>
        </w:rPr>
        <w:t>lg</w:t>
      </w:r>
      <w:proofErr w:type="spellEnd"/>
      <w:r w:rsidRPr="00E968B5">
        <w:rPr>
          <w:rFonts w:ascii="Times New Roman" w:hAnsi="Times New Roman" w:cs="Times New Roman"/>
          <w:color w:val="993300"/>
          <w:highlight w:val="white"/>
        </w:rPr>
        <w:t>"</w:t>
      </w:r>
      <w:r w:rsidRPr="00E968B5">
        <w:rPr>
          <w:rFonts w:ascii="Times New Roman" w:hAnsi="Times New Roman" w:cs="Times New Roman"/>
          <w:color w:val="000096"/>
          <w:highlight w:val="white"/>
        </w:rPr>
        <w:t>&gt;&lt;label&gt;</w:t>
      </w:r>
      <w:r w:rsidRPr="00E968B5">
        <w:rPr>
          <w:rFonts w:ascii="Times New Roman" w:hAnsi="Times New Roman" w:cs="Times New Roman"/>
          <w:color w:val="000000"/>
          <w:highlight w:val="white"/>
        </w:rPr>
        <w:t>1.</w:t>
      </w:r>
      <w:r w:rsidRPr="00E968B5">
        <w:rPr>
          <w:rFonts w:ascii="Times New Roman" w:hAnsi="Times New Roman" w:cs="Times New Roman"/>
          <w:color w:val="000096"/>
          <w:highlight w:val="white"/>
        </w:rPr>
        <w:t>&lt;/label&gt;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&lt;lb/&gt;</w:t>
      </w:r>
      <w:proofErr w:type="spellStart"/>
      <w:r w:rsidRPr="00E968B5">
        <w:rPr>
          <w:rFonts w:ascii="Times New Roman" w:hAnsi="Times New Roman" w:cs="Times New Roman"/>
          <w:color w:val="000000"/>
          <w:highlight w:val="white"/>
        </w:rPr>
        <w:t>Vsak</w:t>
      </w:r>
      <w:proofErr w:type="spellEnd"/>
      <w:r w:rsidRPr="00E968B5">
        <w:rPr>
          <w:rFonts w:ascii="Times New Roman" w:hAnsi="Times New Roman" w:cs="Times New Roman"/>
          <w:color w:val="000000"/>
          <w:highlight w:val="white"/>
        </w:rPr>
        <w:t xml:space="preserve"> Brat </w:t>
      </w:r>
      <w:proofErr w:type="spellStart"/>
      <w:r w:rsidRPr="00E968B5">
        <w:rPr>
          <w:rFonts w:ascii="Times New Roman" w:hAnsi="Times New Roman" w:cs="Times New Roman"/>
          <w:color w:val="000000"/>
          <w:highlight w:val="white"/>
        </w:rPr>
        <w:t>inu</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Sestra</w:t>
      </w:r>
      <w:proofErr w:type="spellEnd"/>
      <w:r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&lt;lb/&gt;</w:t>
      </w:r>
      <w:proofErr w:type="spellStart"/>
      <w:r w:rsidRPr="00E968B5">
        <w:rPr>
          <w:rFonts w:ascii="Times New Roman" w:hAnsi="Times New Roman" w:cs="Times New Roman"/>
          <w:color w:val="000000"/>
          <w:highlight w:val="white"/>
        </w:rPr>
        <w:t>Serze</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Posdigni</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Iesusa</w:t>
      </w:r>
      <w:proofErr w:type="spellEnd"/>
      <w:r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&lt;lb/&gt;</w:t>
      </w:r>
      <w:r w:rsidRPr="00E968B5">
        <w:rPr>
          <w:rFonts w:ascii="Times New Roman" w:hAnsi="Times New Roman" w:cs="Times New Roman"/>
          <w:color w:val="000000"/>
          <w:highlight w:val="white"/>
        </w:rPr>
        <w:t xml:space="preserve">Mario Josepha </w:t>
      </w:r>
      <w:proofErr w:type="spellStart"/>
      <w:r w:rsidRPr="00E968B5">
        <w:rPr>
          <w:rFonts w:ascii="Times New Roman" w:hAnsi="Times New Roman" w:cs="Times New Roman"/>
          <w:color w:val="000000"/>
          <w:highlight w:val="white"/>
        </w:rPr>
        <w:t>hvali</w:t>
      </w:r>
      <w:proofErr w:type="spellEnd"/>
      <w:r w:rsidRPr="00E968B5">
        <w:rPr>
          <w:rFonts w:ascii="Times New Roman" w:hAnsi="Times New Roman" w:cs="Times New Roman"/>
          <w:color w:val="000000"/>
          <w:highlight w:val="white"/>
        </w:rPr>
        <w: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&lt;lb/&gt;</w:t>
      </w:r>
      <w:proofErr w:type="spellStart"/>
      <w:r w:rsidRPr="00E968B5">
        <w:rPr>
          <w:rFonts w:ascii="Times New Roman" w:hAnsi="Times New Roman" w:cs="Times New Roman"/>
          <w:color w:val="000000"/>
          <w:highlight w:val="white"/>
        </w:rPr>
        <w:t>Klizi</w:t>
      </w:r>
      <w:proofErr w:type="spellEnd"/>
      <w:r w:rsidRPr="00E968B5">
        <w:rPr>
          <w:rFonts w:ascii="Times New Roman" w:hAnsi="Times New Roman" w:cs="Times New Roman"/>
          <w:color w:val="000000"/>
          <w:highlight w:val="white"/>
        </w:rPr>
        <w:t xml:space="preserve"> Jesus Maria mojo </w:t>
      </w:r>
      <w:r w:rsidRPr="00E968B5">
        <w:rPr>
          <w:rFonts w:ascii="Times New Roman" w:hAnsi="Times New Roman" w:cs="Times New Roman"/>
          <w:color w:val="000096"/>
          <w:highlight w:val="white"/>
        </w:rPr>
        <w:t>&lt;lb/&gt;</w:t>
      </w:r>
      <w:proofErr w:type="spellStart"/>
      <w:r w:rsidRPr="00E968B5">
        <w:rPr>
          <w:rFonts w:ascii="Times New Roman" w:hAnsi="Times New Roman" w:cs="Times New Roman"/>
          <w:color w:val="000000"/>
          <w:highlight w:val="white"/>
        </w:rPr>
        <w:t>Serze</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moj</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glas</w:t>
      </w:r>
      <w:proofErr w:type="spellEnd"/>
      <w:r w:rsidRPr="00E968B5">
        <w:rPr>
          <w:rFonts w:ascii="Times New Roman" w:hAnsi="Times New Roman" w:cs="Times New Roman"/>
          <w:color w:val="000000"/>
          <w:highlight w:val="white"/>
        </w:rPr>
        <w:t>, ô Jo-</w:t>
      </w:r>
      <w:r w:rsidRPr="00E968B5">
        <w:rPr>
          <w:rFonts w:ascii="Times New Roman" w:hAnsi="Times New Roman" w:cs="Times New Roman"/>
          <w:color w:val="000096"/>
          <w:highlight w:val="white"/>
        </w:rPr>
        <w:t>&lt;lb/&gt;</w:t>
      </w:r>
      <w:proofErr w:type="spellStart"/>
      <w:r w:rsidRPr="00E968B5">
        <w:rPr>
          <w:rFonts w:ascii="Times New Roman" w:hAnsi="Times New Roman" w:cs="Times New Roman"/>
          <w:color w:val="000000"/>
          <w:highlight w:val="white"/>
        </w:rPr>
        <w:t>seph</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moj</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varih</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sdajna</w:t>
      </w:r>
      <w:proofErr w:type="spellEnd"/>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&lt;lb/&gt;</w:t>
      </w:r>
      <w:proofErr w:type="spellStart"/>
      <w:r w:rsidRPr="00E968B5">
        <w:rPr>
          <w:rFonts w:ascii="Times New Roman" w:hAnsi="Times New Roman" w:cs="Times New Roman"/>
          <w:color w:val="000000"/>
          <w:highlight w:val="white"/>
        </w:rPr>
        <w:t>Posledni</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zhass</w:t>
      </w:r>
      <w:proofErr w:type="spellEnd"/>
      <w:r w:rsidRPr="00E968B5">
        <w:rPr>
          <w:rFonts w:ascii="Times New Roman" w:hAnsi="Times New Roman" w:cs="Times New Roman"/>
          <w:color w:val="000000"/>
          <w:highlight w:val="white"/>
        </w:rPr>
        <w:t>.</w:t>
      </w:r>
      <w:r w:rsidRPr="00E968B5">
        <w:rPr>
          <w:rFonts w:ascii="Times New Roman" w:hAnsi="Times New Roman" w:cs="Times New Roman"/>
          <w:color w:val="000096"/>
          <w:highlight w:val="white"/>
        </w:rPr>
        <w:t>&lt;/ab&gt;</w:t>
      </w:r>
    </w:p>
    <w:p w14:paraId="713027F8" w14:textId="77777777" w:rsidR="00436562" w:rsidRPr="00E968B5" w:rsidRDefault="00436562" w:rsidP="00A254F3">
      <w:pPr>
        <w:shd w:val="clear" w:color="auto" w:fill="FFFFFF"/>
        <w:autoSpaceDE w:val="0"/>
        <w:autoSpaceDN w:val="0"/>
        <w:adjustRightInd w:val="0"/>
        <w:rPr>
          <w:rFonts w:ascii="Times New Roman" w:hAnsi="Times New Roman" w:cs="Times New Roman"/>
          <w:color w:val="000096"/>
          <w:highlight w:val="white"/>
        </w:rPr>
      </w:pPr>
    </w:p>
    <w:p w14:paraId="5F7A54EB" w14:textId="77777777" w:rsidR="00E47242" w:rsidRPr="00E968B5" w:rsidRDefault="00E47242" w:rsidP="00436562">
      <w:pPr>
        <w:shd w:val="clear" w:color="auto" w:fill="FFFFFF"/>
        <w:autoSpaceDE w:val="0"/>
        <w:autoSpaceDN w:val="0"/>
        <w:adjustRightInd w:val="0"/>
        <w:spacing w:line="360" w:lineRule="auto"/>
        <w:jc w:val="both"/>
        <w:rPr>
          <w:rFonts w:ascii="Times New Roman" w:hAnsi="Times New Roman" w:cs="Times New Roman"/>
        </w:rPr>
      </w:pPr>
    </w:p>
    <w:p w14:paraId="7318B713" w14:textId="77777777" w:rsidR="00EF5EA4" w:rsidRPr="00E968B5" w:rsidRDefault="00EF5EA4" w:rsidP="00C72261">
      <w:pPr>
        <w:shd w:val="clear" w:color="auto" w:fill="FFFFFF"/>
        <w:autoSpaceDE w:val="0"/>
        <w:autoSpaceDN w:val="0"/>
        <w:adjustRightInd w:val="0"/>
        <w:spacing w:line="360" w:lineRule="auto"/>
        <w:jc w:val="center"/>
        <w:rPr>
          <w:rFonts w:ascii="Times New Roman" w:hAnsi="Times New Roman" w:cs="Times New Roman"/>
        </w:rPr>
      </w:pPr>
      <w:r w:rsidRPr="00E968B5">
        <w:rPr>
          <w:rFonts w:ascii="Times New Roman" w:hAnsi="Times New Roman" w:cs="Times New Roman"/>
          <w:noProof/>
          <w:lang w:val="sl-SI" w:eastAsia="sl-SI"/>
        </w:rPr>
        <w:drawing>
          <wp:inline distT="0" distB="0" distL="0" distR="0" wp14:anchorId="0F0FFDF1" wp14:editId="738DBCDF">
            <wp:extent cx="2432731" cy="1764000"/>
            <wp:effectExtent l="0" t="0" r="5715" b="825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ozef_faksimile.png"/>
                    <pic:cNvPicPr/>
                  </pic:nvPicPr>
                  <pic:blipFill>
                    <a:blip r:embed="rId9">
                      <a:extLst>
                        <a:ext uri="{28A0092B-C50C-407E-A947-70E740481C1C}">
                          <a14:useLocalDpi xmlns:a14="http://schemas.microsoft.com/office/drawing/2010/main" val="0"/>
                        </a:ext>
                      </a:extLst>
                    </a:blip>
                    <a:stretch>
                      <a:fillRect/>
                    </a:stretch>
                  </pic:blipFill>
                  <pic:spPr>
                    <a:xfrm>
                      <a:off x="0" y="0"/>
                      <a:ext cx="2432731" cy="1764000"/>
                    </a:xfrm>
                    <a:prstGeom prst="rect">
                      <a:avLst/>
                    </a:prstGeom>
                  </pic:spPr>
                </pic:pic>
              </a:graphicData>
            </a:graphic>
          </wp:inline>
        </w:drawing>
      </w:r>
    </w:p>
    <w:p w14:paraId="16344FD6" w14:textId="77777777" w:rsidR="00EF5EA4" w:rsidRPr="00E968B5" w:rsidRDefault="00364AE2" w:rsidP="00C72261">
      <w:pPr>
        <w:shd w:val="clear" w:color="auto" w:fill="FFFFFF"/>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Figure</w:t>
      </w:r>
      <w:r w:rsidR="006A3CC2" w:rsidRPr="00E968B5">
        <w:rPr>
          <w:rFonts w:ascii="Times New Roman" w:hAnsi="Times New Roman" w:cs="Times New Roman"/>
        </w:rPr>
        <w:t xml:space="preserve"> 2</w:t>
      </w:r>
      <w:r w:rsidR="00EF5EA4" w:rsidRPr="00E968B5">
        <w:rPr>
          <w:rFonts w:ascii="Times New Roman" w:hAnsi="Times New Roman" w:cs="Times New Roman"/>
        </w:rPr>
        <w:t>:</w:t>
      </w:r>
      <w:r w:rsidR="00EF5EA4" w:rsidRPr="00E968B5">
        <w:t xml:space="preserve"> </w:t>
      </w:r>
      <w:r w:rsidR="006A3CC2" w:rsidRPr="00E968B5">
        <w:rPr>
          <w:rFonts w:ascii="Times New Roman" w:hAnsi="Times New Roman" w:cs="Times New Roman"/>
        </w:rPr>
        <w:t xml:space="preserve">The original variant of the first stanza of </w:t>
      </w:r>
      <w:proofErr w:type="spellStart"/>
      <w:r w:rsidR="006A3CC2" w:rsidRPr="00E968B5">
        <w:rPr>
          <w:rFonts w:ascii="Times New Roman" w:hAnsi="Times New Roman" w:cs="Times New Roman"/>
          <w:i/>
        </w:rPr>
        <w:t>Pesmi</w:t>
      </w:r>
      <w:proofErr w:type="spellEnd"/>
      <w:r w:rsidR="006A3CC2" w:rsidRPr="00E968B5">
        <w:rPr>
          <w:rFonts w:ascii="Times New Roman" w:hAnsi="Times New Roman" w:cs="Times New Roman"/>
          <w:i/>
        </w:rPr>
        <w:t xml:space="preserve"> o </w:t>
      </w:r>
      <w:proofErr w:type="spellStart"/>
      <w:r w:rsidR="006A3CC2" w:rsidRPr="00E968B5">
        <w:rPr>
          <w:rFonts w:ascii="Times New Roman" w:hAnsi="Times New Roman" w:cs="Times New Roman"/>
          <w:i/>
        </w:rPr>
        <w:t>svetem</w:t>
      </w:r>
      <w:proofErr w:type="spellEnd"/>
      <w:r w:rsidR="006A3CC2" w:rsidRPr="00E968B5">
        <w:rPr>
          <w:rFonts w:ascii="Times New Roman" w:hAnsi="Times New Roman" w:cs="Times New Roman"/>
          <w:i/>
        </w:rPr>
        <w:t xml:space="preserve"> </w:t>
      </w:r>
      <w:proofErr w:type="spellStart"/>
      <w:r w:rsidR="006A3CC2" w:rsidRPr="00E968B5">
        <w:rPr>
          <w:rFonts w:ascii="Times New Roman" w:hAnsi="Times New Roman" w:cs="Times New Roman"/>
          <w:i/>
        </w:rPr>
        <w:t>Jožefu</w:t>
      </w:r>
      <w:proofErr w:type="spellEnd"/>
      <w:r w:rsidR="006A3CC2" w:rsidRPr="00E968B5">
        <w:rPr>
          <w:rFonts w:ascii="Times New Roman" w:hAnsi="Times New Roman" w:cs="Times New Roman"/>
          <w:i/>
          <w:iCs/>
        </w:rPr>
        <w:t xml:space="preserve"> </w:t>
      </w:r>
    </w:p>
    <w:p w14:paraId="6FE78900" w14:textId="77777777" w:rsidR="00EF5EA4" w:rsidRPr="00E968B5" w:rsidRDefault="00EF5EA4" w:rsidP="00436562">
      <w:pPr>
        <w:shd w:val="clear" w:color="auto" w:fill="FFFFFF"/>
        <w:autoSpaceDE w:val="0"/>
        <w:autoSpaceDN w:val="0"/>
        <w:adjustRightInd w:val="0"/>
        <w:spacing w:line="360" w:lineRule="auto"/>
        <w:jc w:val="both"/>
        <w:rPr>
          <w:rFonts w:ascii="Times New Roman" w:hAnsi="Times New Roman" w:cs="Times New Roman"/>
        </w:rPr>
      </w:pPr>
    </w:p>
    <w:p w14:paraId="207FB10D" w14:textId="73A0F626" w:rsidR="007B26E7" w:rsidRPr="00E968B5" w:rsidRDefault="00AC0502" w:rsidP="00436562">
      <w:pPr>
        <w:shd w:val="clear" w:color="auto" w:fill="FFFFFF"/>
        <w:autoSpaceDE w:val="0"/>
        <w:autoSpaceDN w:val="0"/>
        <w:adjustRightInd w:val="0"/>
        <w:spacing w:line="360" w:lineRule="auto"/>
        <w:jc w:val="both"/>
        <w:rPr>
          <w:rFonts w:ascii="Times New Roman" w:hAnsi="Times New Roman" w:cs="Times New Roman"/>
        </w:rPr>
      </w:pPr>
      <w:r>
        <w:rPr>
          <w:rFonts w:ascii="Times New Roman" w:hAnsi="Times New Roman" w:cs="Times New Roman"/>
        </w:rPr>
        <w:tab/>
      </w:r>
      <w:r w:rsidR="006A3CC2" w:rsidRPr="00E968B5">
        <w:rPr>
          <w:rFonts w:ascii="Times New Roman" w:hAnsi="Times New Roman" w:cs="Times New Roman"/>
        </w:rPr>
        <w:t xml:space="preserve">In addition to verse lines, stanzas and refrains, rhyme </w:t>
      </w:r>
      <w:r w:rsidR="00AF67BF">
        <w:rPr>
          <w:rFonts w:ascii="Times New Roman" w:hAnsi="Times New Roman" w:cs="Times New Roman"/>
        </w:rPr>
        <w:t xml:space="preserve">and foot </w:t>
      </w:r>
      <w:r w:rsidR="006A3CC2" w:rsidRPr="00E968B5">
        <w:rPr>
          <w:rFonts w:ascii="Times New Roman" w:hAnsi="Times New Roman" w:cs="Times New Roman"/>
        </w:rPr>
        <w:t>can be specifically encoded in a machine readable format</w:t>
      </w:r>
      <w:r w:rsidR="00AF67BF">
        <w:rPr>
          <w:rFonts w:ascii="Times New Roman" w:hAnsi="Times New Roman" w:cs="Times New Roman"/>
        </w:rPr>
        <w:t>.</w:t>
      </w:r>
      <w:r w:rsidR="00C42D21">
        <w:rPr>
          <w:rFonts w:ascii="Times New Roman" w:hAnsi="Times New Roman" w:cs="Times New Roman"/>
        </w:rPr>
        <w:t xml:space="preserve"> </w:t>
      </w:r>
      <w:r w:rsidR="00C208D5">
        <w:rPr>
          <w:rFonts w:ascii="Times New Roman" w:hAnsi="Times New Roman" w:cs="Times New Roman"/>
        </w:rPr>
        <w:t>However, th</w:t>
      </w:r>
      <w:r w:rsidR="005D0CC2">
        <w:rPr>
          <w:rFonts w:ascii="Times New Roman" w:hAnsi="Times New Roman" w:cs="Times New Roman"/>
        </w:rPr>
        <w:t>i</w:t>
      </w:r>
      <w:r w:rsidR="007124F2" w:rsidRPr="007124F2">
        <w:rPr>
          <w:rFonts w:ascii="Times New Roman" w:hAnsi="Times New Roman" w:cs="Times New Roman"/>
        </w:rPr>
        <w:t xml:space="preserve">s </w:t>
      </w:r>
      <w:proofErr w:type="spellStart"/>
      <w:r w:rsidR="005D0CC2">
        <w:rPr>
          <w:rFonts w:ascii="Times New Roman" w:hAnsi="Times New Roman" w:cs="Times New Roman"/>
        </w:rPr>
        <w:t>markup</w:t>
      </w:r>
      <w:proofErr w:type="spellEnd"/>
      <w:r w:rsidR="007124F2" w:rsidRPr="007124F2">
        <w:rPr>
          <w:rFonts w:ascii="Times New Roman" w:hAnsi="Times New Roman" w:cs="Times New Roman"/>
        </w:rPr>
        <w:t xml:space="preserve"> in our </w:t>
      </w:r>
      <w:r w:rsidR="007124F2" w:rsidRPr="007124F2">
        <w:rPr>
          <w:rFonts w:ascii="Times New Roman" w:hAnsi="Times New Roman" w:cs="Times New Roman"/>
        </w:rPr>
        <w:lastRenderedPageBreak/>
        <w:t>scholarly edition</w:t>
      </w:r>
      <w:r w:rsidR="007124F2" w:rsidRPr="007124F2">
        <w:t xml:space="preserve"> </w:t>
      </w:r>
      <w:r w:rsidR="00C208D5">
        <w:t xml:space="preserve">have </w:t>
      </w:r>
      <w:r w:rsidR="007124F2" w:rsidRPr="007124F2">
        <w:rPr>
          <w:rFonts w:ascii="Times New Roman" w:hAnsi="Times New Roman" w:cs="Times New Roman"/>
        </w:rPr>
        <w:t xml:space="preserve">not </w:t>
      </w:r>
      <w:r w:rsidR="007124F2">
        <w:rPr>
          <w:rFonts w:ascii="Times New Roman" w:hAnsi="Times New Roman" w:cs="Times New Roman"/>
        </w:rPr>
        <w:t xml:space="preserve">yet </w:t>
      </w:r>
      <w:r w:rsidR="00C208D5">
        <w:rPr>
          <w:rFonts w:ascii="Times New Roman" w:hAnsi="Times New Roman" w:cs="Times New Roman"/>
        </w:rPr>
        <w:t>been taken into account</w:t>
      </w:r>
      <w:r w:rsidR="007124F2" w:rsidRPr="007124F2">
        <w:rPr>
          <w:rFonts w:ascii="Times New Roman" w:hAnsi="Times New Roman" w:cs="Times New Roman"/>
        </w:rPr>
        <w:t xml:space="preserve">. </w:t>
      </w:r>
      <w:r w:rsidR="00AF67BF">
        <w:rPr>
          <w:rFonts w:ascii="Times New Roman" w:hAnsi="Times New Roman" w:cs="Times New Roman"/>
        </w:rPr>
        <w:t>T</w:t>
      </w:r>
      <w:r w:rsidR="00C42D21" w:rsidRPr="00C42D21">
        <w:rPr>
          <w:rFonts w:ascii="Times New Roman" w:hAnsi="Times New Roman" w:cs="Times New Roman"/>
        </w:rPr>
        <w:t>he</w:t>
      </w:r>
      <w:r w:rsidR="00BB016A">
        <w:rPr>
          <w:rFonts w:ascii="Times New Roman" w:hAnsi="Times New Roman" w:cs="Times New Roman"/>
        </w:rPr>
        <w:t xml:space="preserve"> rhyme patterns can be documented with the</w:t>
      </w:r>
      <w:r w:rsidR="00C42D21" w:rsidRPr="00C42D21">
        <w:rPr>
          <w:rFonts w:ascii="Times New Roman" w:hAnsi="Times New Roman" w:cs="Times New Roman"/>
        </w:rPr>
        <w:t xml:space="preserve"> </w:t>
      </w:r>
      <w:r w:rsidR="00BB016A" w:rsidRPr="00B66F6A">
        <w:rPr>
          <w:rFonts w:ascii="Courier New" w:hAnsi="Courier New" w:cs="Courier New"/>
        </w:rPr>
        <w:t>@</w:t>
      </w:r>
      <w:r w:rsidR="00C42D21" w:rsidRPr="00B66F6A">
        <w:rPr>
          <w:rFonts w:ascii="Courier New" w:hAnsi="Courier New" w:cs="Courier New"/>
        </w:rPr>
        <w:t>rhyme</w:t>
      </w:r>
      <w:r w:rsidR="00C42D21" w:rsidRPr="00C42D21">
        <w:rPr>
          <w:rFonts w:ascii="Times New Roman" w:hAnsi="Times New Roman" w:cs="Times New Roman"/>
        </w:rPr>
        <w:t xml:space="preserve"> </w:t>
      </w:r>
      <w:r w:rsidR="00BB016A">
        <w:rPr>
          <w:rFonts w:ascii="Times New Roman" w:hAnsi="Times New Roman" w:cs="Times New Roman"/>
        </w:rPr>
        <w:t>attribute</w:t>
      </w:r>
      <w:r w:rsidR="00C42D21">
        <w:rPr>
          <w:rFonts w:ascii="Times New Roman" w:hAnsi="Times New Roman" w:cs="Times New Roman"/>
        </w:rPr>
        <w:t>, while t</w:t>
      </w:r>
      <w:r w:rsidR="00C42D21" w:rsidRPr="00C42D21">
        <w:rPr>
          <w:rFonts w:ascii="Times New Roman" w:hAnsi="Times New Roman" w:cs="Times New Roman"/>
        </w:rPr>
        <w:t xml:space="preserve">he </w:t>
      </w:r>
      <w:r w:rsidR="00C42D21" w:rsidRPr="00B66F6A">
        <w:rPr>
          <w:rFonts w:ascii="Courier New" w:hAnsi="Courier New" w:cs="Courier New"/>
        </w:rPr>
        <w:t>@label</w:t>
      </w:r>
      <w:r w:rsidR="00C42D21" w:rsidRPr="00C42D21">
        <w:rPr>
          <w:rFonts w:ascii="Times New Roman" w:hAnsi="Times New Roman" w:cs="Times New Roman"/>
        </w:rPr>
        <w:t xml:space="preserve"> attribute is used to specify which parts of a rhyme scheme a given</w:t>
      </w:r>
      <w:r w:rsidR="00BB016A">
        <w:rPr>
          <w:rFonts w:ascii="Times New Roman" w:hAnsi="Times New Roman" w:cs="Times New Roman"/>
        </w:rPr>
        <w:t xml:space="preserve"> set of rhyming words represent. </w:t>
      </w:r>
      <w:r w:rsidR="00BB016A" w:rsidRPr="00BB016A">
        <w:rPr>
          <w:rFonts w:ascii="Times New Roman" w:hAnsi="Times New Roman" w:cs="Times New Roman"/>
        </w:rPr>
        <w:t>The value of this attribute is usually one of the letters of the rhyme pattern.</w:t>
      </w:r>
    </w:p>
    <w:p w14:paraId="5DB7F080" w14:textId="77777777" w:rsidR="007B26E7" w:rsidRPr="00E968B5" w:rsidRDefault="007B26E7" w:rsidP="007B26E7">
      <w:pPr>
        <w:shd w:val="clear" w:color="auto" w:fill="FFFFFF"/>
        <w:autoSpaceDE w:val="0"/>
        <w:autoSpaceDN w:val="0"/>
        <w:adjustRightInd w:val="0"/>
        <w:rPr>
          <w:rFonts w:ascii="Times New Roman" w:hAnsi="Times New Roman" w:cs="Times New Roman"/>
          <w:highlight w:val="white"/>
        </w:rPr>
      </w:pPr>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lg</w:t>
      </w:r>
      <w:proofErr w:type="spellEnd"/>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"poem"</w:t>
      </w:r>
      <w:r w:rsidRPr="00E968B5">
        <w:rPr>
          <w:rFonts w:ascii="Times New Roman" w:hAnsi="Times New Roman" w:cs="Times New Roman"/>
          <w:color w:val="F5844C"/>
          <w:highlight w:val="white"/>
        </w:rPr>
        <w:t xml:space="preserve"> rhyme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w:t>
      </w:r>
      <w:proofErr w:type="spellStart"/>
      <w:r w:rsidRPr="00E968B5">
        <w:rPr>
          <w:rFonts w:ascii="Times New Roman" w:hAnsi="Times New Roman" w:cs="Times New Roman"/>
          <w:color w:val="993300"/>
          <w:highlight w:val="white"/>
        </w:rPr>
        <w:t>aabbcc</w:t>
      </w:r>
      <w:proofErr w:type="spellEnd"/>
      <w:r w:rsidRPr="00E968B5">
        <w:rPr>
          <w:rFonts w:ascii="Times New Roman" w:hAnsi="Times New Roman" w:cs="Times New Roman"/>
          <w:color w:val="993300"/>
          <w:highlight w:val="white"/>
        </w:rPr>
        <w:t>"</w:t>
      </w:r>
      <w:r w:rsidRPr="00E968B5">
        <w:rPr>
          <w:rFonts w:ascii="Times New Roman" w:hAnsi="Times New Roman" w:cs="Times New Roman"/>
          <w:color w:val="000096"/>
          <w:highlight w:val="white"/>
        </w:rPr>
        <w:t>&gt;</w:t>
      </w:r>
      <w:r w:rsidR="00CD4393"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proofErr w:type="spellStart"/>
      <w:r w:rsidRPr="00E968B5">
        <w:rPr>
          <w:rFonts w:ascii="Times New Roman" w:hAnsi="Times New Roman" w:cs="Times New Roman"/>
          <w:color w:val="000000"/>
          <w:highlight w:val="white"/>
        </w:rPr>
        <w:t>Sve</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Ti</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tro</w:t>
      </w:r>
      <w:proofErr w:type="spellEnd"/>
      <w:r w:rsidRPr="00E968B5">
        <w:rPr>
          <w:rFonts w:ascii="Times New Roman" w:hAnsi="Times New Roman" w:cs="Times New Roman"/>
          <w:color w:val="000000"/>
          <w:highlight w:val="white"/>
        </w:rPr>
        <w:t xml:space="preserve"> ÿ </w:t>
      </w:r>
      <w:proofErr w:type="spellStart"/>
      <w:r w:rsidRPr="00E968B5">
        <w:rPr>
          <w:rFonts w:ascii="Times New Roman" w:hAnsi="Times New Roman" w:cs="Times New Roman"/>
          <w:color w:val="000000"/>
          <w:highlight w:val="white"/>
        </w:rPr>
        <w:t>zi</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zhem</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moi</w:t>
      </w:r>
      <w:proofErr w:type="spellEnd"/>
      <w:r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&lt;lb/&gt;</w:t>
      </w:r>
      <w:r w:rsidRPr="00E968B5">
        <w:rPr>
          <w:rFonts w:ascii="Times New Roman" w:hAnsi="Times New Roman" w:cs="Times New Roman"/>
          <w:color w:val="000000"/>
          <w:highlight w:val="white"/>
        </w:rPr>
        <w:t xml:space="preserve">Le ben </w:t>
      </w:r>
      <w:r w:rsidRPr="00E968B5">
        <w:rPr>
          <w:rFonts w:ascii="Times New Roman" w:hAnsi="Times New Roman" w:cs="Times New Roman"/>
          <w:color w:val="000096"/>
          <w:highlight w:val="white"/>
        </w:rPr>
        <w:t>&lt;rhyme</w:t>
      </w:r>
      <w:r w:rsidRPr="00E968B5">
        <w:rPr>
          <w:rFonts w:ascii="Times New Roman" w:hAnsi="Times New Roman" w:cs="Times New Roman"/>
          <w:color w:val="F5844C"/>
          <w:highlight w:val="white"/>
        </w:rPr>
        <w:t xml:space="preserve"> label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"a"</w:t>
      </w:r>
      <w:r w:rsidRPr="00E968B5">
        <w:rPr>
          <w:rFonts w:ascii="Times New Roman" w:hAnsi="Times New Roman" w:cs="Times New Roman"/>
          <w:color w:val="000096"/>
          <w:highlight w:val="white"/>
        </w:rPr>
        <w:t>&gt;</w:t>
      </w:r>
      <w:r w:rsidR="00C81B75" w:rsidRPr="00E968B5">
        <w:rPr>
          <w:rFonts w:ascii="Times New Roman" w:hAnsi="Times New Roman" w:cs="Times New Roman"/>
          <w:color w:val="000000"/>
          <w:highlight w:val="white"/>
        </w:rPr>
        <w:t xml:space="preserve">da </w:t>
      </w:r>
      <w:proofErr w:type="spellStart"/>
      <w:r w:rsidR="00C81B75" w:rsidRPr="00E968B5">
        <w:rPr>
          <w:rFonts w:ascii="Times New Roman" w:hAnsi="Times New Roman" w:cs="Times New Roman"/>
          <w:color w:val="000000"/>
          <w:highlight w:val="white"/>
        </w:rPr>
        <w:t>ti</w:t>
      </w:r>
      <w:proofErr w:type="spellEnd"/>
      <w:r w:rsidRPr="00E968B5">
        <w:rPr>
          <w:rFonts w:ascii="Times New Roman" w:hAnsi="Times New Roman" w:cs="Times New Roman"/>
          <w:color w:val="000096"/>
          <w:highlight w:val="white"/>
        </w:rPr>
        <w:t>&lt;/rhyme&gt;&lt;/l&gt;</w:t>
      </w:r>
      <w:r w:rsidR="00CD4393"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 xml:space="preserve">Sam </w:t>
      </w:r>
      <w:proofErr w:type="spellStart"/>
      <w:r w:rsidRPr="00E968B5">
        <w:rPr>
          <w:rFonts w:ascii="Times New Roman" w:hAnsi="Times New Roman" w:cs="Times New Roman"/>
          <w:color w:val="000000"/>
          <w:highlight w:val="white"/>
        </w:rPr>
        <w:t>ſe</w:t>
      </w:r>
      <w:proofErr w:type="spellEnd"/>
      <w:r w:rsidRPr="00E968B5">
        <w:rPr>
          <w:rFonts w:ascii="Times New Roman" w:hAnsi="Times New Roman" w:cs="Times New Roman"/>
          <w:color w:val="000000"/>
          <w:highlight w:val="white"/>
        </w:rPr>
        <w:t xml:space="preserve"> be </w:t>
      </w:r>
      <w:proofErr w:type="spellStart"/>
      <w:r w:rsidRPr="00E968B5">
        <w:rPr>
          <w:rFonts w:ascii="Times New Roman" w:hAnsi="Times New Roman" w:cs="Times New Roman"/>
          <w:color w:val="000000"/>
          <w:highlight w:val="white"/>
        </w:rPr>
        <w:t>jioi</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kenimo</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offri</w:t>
      </w:r>
      <w:proofErr w:type="spellEnd"/>
      <w:r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&lt;lb/&gt;&lt;rhyme</w:t>
      </w:r>
      <w:r w:rsidRPr="00E968B5">
        <w:rPr>
          <w:rFonts w:ascii="Times New Roman" w:hAnsi="Times New Roman" w:cs="Times New Roman"/>
          <w:color w:val="F5844C"/>
          <w:highlight w:val="white"/>
        </w:rPr>
        <w:t xml:space="preserve"> label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"a"</w:t>
      </w:r>
      <w:r w:rsidRPr="00E968B5">
        <w:rPr>
          <w:rFonts w:ascii="Times New Roman" w:hAnsi="Times New Roman" w:cs="Times New Roman"/>
          <w:color w:val="000096"/>
          <w:highlight w:val="white"/>
        </w:rPr>
        <w:t>&gt;</w:t>
      </w:r>
      <w:proofErr w:type="spellStart"/>
      <w:r w:rsidR="00390E0D" w:rsidRPr="00E968B5">
        <w:rPr>
          <w:rFonts w:ascii="Times New Roman" w:hAnsi="Times New Roman" w:cs="Times New Roman"/>
          <w:color w:val="000000"/>
          <w:highlight w:val="white"/>
        </w:rPr>
        <w:t>Spra</w:t>
      </w:r>
      <w:proofErr w:type="spellEnd"/>
      <w:r w:rsidR="00390E0D" w:rsidRPr="00E968B5">
        <w:rPr>
          <w:rFonts w:ascii="Times New Roman" w:hAnsi="Times New Roman" w:cs="Times New Roman"/>
          <w:color w:val="000000"/>
          <w:highlight w:val="white"/>
        </w:rPr>
        <w:t xml:space="preserve"> </w:t>
      </w:r>
      <w:proofErr w:type="spellStart"/>
      <w:r w:rsidR="00390E0D" w:rsidRPr="00E968B5">
        <w:rPr>
          <w:rFonts w:ascii="Times New Roman" w:hAnsi="Times New Roman" w:cs="Times New Roman"/>
          <w:color w:val="000000"/>
          <w:highlight w:val="white"/>
        </w:rPr>
        <w:t>ffti</w:t>
      </w:r>
      <w:proofErr w:type="spellEnd"/>
      <w:r w:rsidRPr="00E968B5">
        <w:rPr>
          <w:rFonts w:ascii="Times New Roman" w:hAnsi="Times New Roman" w:cs="Times New Roman"/>
          <w:color w:val="000096"/>
          <w:highlight w:val="white"/>
        </w:rPr>
        <w:t>&lt;/rhyme&gt;&lt;/l&gt;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proofErr w:type="spellStart"/>
      <w:r w:rsidRPr="00E968B5">
        <w:rPr>
          <w:rFonts w:ascii="Times New Roman" w:hAnsi="Times New Roman" w:cs="Times New Roman"/>
          <w:color w:val="000000"/>
          <w:highlight w:val="white"/>
        </w:rPr>
        <w:t>Tiſto</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zhem</w:t>
      </w:r>
      <w:proofErr w:type="spellEnd"/>
      <w:r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&lt;rhyme</w:t>
      </w:r>
      <w:r w:rsidRPr="00E968B5">
        <w:rPr>
          <w:rFonts w:ascii="Times New Roman" w:hAnsi="Times New Roman" w:cs="Times New Roman"/>
          <w:color w:val="F5844C"/>
          <w:highlight w:val="white"/>
        </w:rPr>
        <w:t xml:space="preserve"> label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"b"</w:t>
      </w:r>
      <w:r w:rsidRPr="00E968B5">
        <w:rPr>
          <w:rFonts w:ascii="Times New Roman" w:hAnsi="Times New Roman" w:cs="Times New Roman"/>
          <w:color w:val="000096"/>
          <w:highlight w:val="white"/>
        </w:rPr>
        <w:t>&gt;</w:t>
      </w:r>
      <w:proofErr w:type="spellStart"/>
      <w:r w:rsidR="00390E0D" w:rsidRPr="00E968B5">
        <w:rPr>
          <w:rFonts w:ascii="Times New Roman" w:hAnsi="Times New Roman" w:cs="Times New Roman"/>
          <w:color w:val="000000"/>
          <w:highlight w:val="white"/>
        </w:rPr>
        <w:t>zha</w:t>
      </w:r>
      <w:proofErr w:type="spellEnd"/>
      <w:r w:rsidR="00390E0D" w:rsidRPr="00E968B5">
        <w:rPr>
          <w:rFonts w:ascii="Times New Roman" w:hAnsi="Times New Roman" w:cs="Times New Roman"/>
          <w:color w:val="000000"/>
          <w:highlight w:val="white"/>
        </w:rPr>
        <w:t xml:space="preserve"> </w:t>
      </w:r>
      <w:proofErr w:type="spellStart"/>
      <w:r w:rsidR="00390E0D" w:rsidRPr="00E968B5">
        <w:rPr>
          <w:rFonts w:ascii="Times New Roman" w:hAnsi="Times New Roman" w:cs="Times New Roman"/>
          <w:color w:val="000000"/>
          <w:highlight w:val="white"/>
        </w:rPr>
        <w:t>ſti</w:t>
      </w:r>
      <w:proofErr w:type="spellEnd"/>
      <w:r w:rsidR="00390E0D" w:rsidRPr="00E968B5">
        <w:rPr>
          <w:rFonts w:ascii="Times New Roman" w:hAnsi="Times New Roman" w:cs="Times New Roman"/>
          <w:color w:val="000000"/>
          <w:highlight w:val="white"/>
        </w:rPr>
        <w:t xml:space="preserve"> </w:t>
      </w:r>
      <w:proofErr w:type="spellStart"/>
      <w:r w:rsidR="00390E0D" w:rsidRPr="00E968B5">
        <w:rPr>
          <w:rFonts w:ascii="Times New Roman" w:hAnsi="Times New Roman" w:cs="Times New Roman"/>
          <w:color w:val="000000"/>
          <w:highlight w:val="white"/>
        </w:rPr>
        <w:t>ti</w:t>
      </w:r>
      <w:proofErr w:type="spellEnd"/>
      <w:r w:rsidRPr="00E968B5">
        <w:rPr>
          <w:rFonts w:ascii="Times New Roman" w:hAnsi="Times New Roman" w:cs="Times New Roman"/>
          <w:color w:val="000096"/>
          <w:highlight w:val="white"/>
        </w:rPr>
        <w:t>&lt;/rhyme&gt;&lt;/l&gt;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proofErr w:type="spellStart"/>
      <w:r w:rsidRPr="00E968B5">
        <w:rPr>
          <w:rFonts w:ascii="Times New Roman" w:hAnsi="Times New Roman" w:cs="Times New Roman"/>
          <w:color w:val="000000"/>
          <w:highlight w:val="white"/>
        </w:rPr>
        <w:t>Hvalo</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niei</w:t>
      </w:r>
      <w:proofErr w:type="spellEnd"/>
      <w:r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&lt;rhyme</w:t>
      </w:r>
      <w:r w:rsidRPr="00E968B5">
        <w:rPr>
          <w:rFonts w:ascii="Times New Roman" w:hAnsi="Times New Roman" w:cs="Times New Roman"/>
          <w:color w:val="F5844C"/>
          <w:highlight w:val="white"/>
        </w:rPr>
        <w:t xml:space="preserve"> label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"b"</w:t>
      </w:r>
      <w:r w:rsidRPr="00E968B5">
        <w:rPr>
          <w:rFonts w:ascii="Times New Roman" w:hAnsi="Times New Roman" w:cs="Times New Roman"/>
          <w:color w:val="000096"/>
          <w:highlight w:val="white"/>
        </w:rPr>
        <w:t>&gt;</w:t>
      </w:r>
      <w:proofErr w:type="spellStart"/>
      <w:r w:rsidR="00390E0D" w:rsidRPr="00E968B5">
        <w:rPr>
          <w:rFonts w:ascii="Times New Roman" w:hAnsi="Times New Roman" w:cs="Times New Roman"/>
          <w:color w:val="000000"/>
          <w:highlight w:val="white"/>
        </w:rPr>
        <w:t>ſtu</w:t>
      </w:r>
      <w:proofErr w:type="spellEnd"/>
      <w:r w:rsidR="00390E0D" w:rsidRPr="00E968B5">
        <w:rPr>
          <w:rFonts w:ascii="Times New Roman" w:hAnsi="Times New Roman" w:cs="Times New Roman"/>
          <w:color w:val="000000"/>
          <w:highlight w:val="white"/>
        </w:rPr>
        <w:t xml:space="preserve"> </w:t>
      </w:r>
      <w:proofErr w:type="spellStart"/>
      <w:r w:rsidR="00390E0D" w:rsidRPr="00E968B5">
        <w:rPr>
          <w:rFonts w:ascii="Times New Roman" w:hAnsi="Times New Roman" w:cs="Times New Roman"/>
          <w:color w:val="000000"/>
          <w:highlight w:val="white"/>
        </w:rPr>
        <w:t>ri</w:t>
      </w:r>
      <w:proofErr w:type="spellEnd"/>
      <w:r w:rsidR="00390E0D" w:rsidRPr="00E968B5">
        <w:rPr>
          <w:rFonts w:ascii="Times New Roman" w:hAnsi="Times New Roman" w:cs="Times New Roman"/>
          <w:color w:val="000000"/>
          <w:highlight w:val="white"/>
        </w:rPr>
        <w:t xml:space="preserve"> </w:t>
      </w:r>
      <w:proofErr w:type="spellStart"/>
      <w:r w:rsidR="00390E0D" w:rsidRPr="00E968B5">
        <w:rPr>
          <w:rFonts w:ascii="Times New Roman" w:hAnsi="Times New Roman" w:cs="Times New Roman"/>
          <w:color w:val="000000"/>
          <w:highlight w:val="white"/>
        </w:rPr>
        <w:t>ti</w:t>
      </w:r>
      <w:proofErr w:type="spellEnd"/>
      <w:r w:rsidRPr="00E968B5">
        <w:rPr>
          <w:rFonts w:ascii="Times New Roman" w:hAnsi="Times New Roman" w:cs="Times New Roman"/>
          <w:color w:val="000096"/>
          <w:highlight w:val="white"/>
        </w:rPr>
        <w:t>&lt;/rhyme&gt;&lt;/l&gt;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lg</w:t>
      </w:r>
      <w:proofErr w:type="spellEnd"/>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"refrain"</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proofErr w:type="spellStart"/>
      <w:r w:rsidRPr="00E968B5">
        <w:rPr>
          <w:rFonts w:ascii="Times New Roman" w:hAnsi="Times New Roman" w:cs="Times New Roman"/>
          <w:color w:val="000000"/>
          <w:highlight w:val="white"/>
        </w:rPr>
        <w:t>Sahva</w:t>
      </w:r>
      <w:proofErr w:type="spellEnd"/>
      <w:r w:rsidRPr="00E968B5">
        <w:rPr>
          <w:rFonts w:ascii="Times New Roman" w:hAnsi="Times New Roman" w:cs="Times New Roman"/>
          <w:color w:val="000000"/>
          <w:highlight w:val="white"/>
        </w:rPr>
        <w:t xml:space="preserve"> le </w:t>
      </w:r>
      <w:proofErr w:type="spellStart"/>
      <w:r w:rsidRPr="00E968B5">
        <w:rPr>
          <w:rFonts w:ascii="Times New Roman" w:hAnsi="Times New Roman" w:cs="Times New Roman"/>
          <w:color w:val="000000"/>
          <w:highlight w:val="white"/>
        </w:rPr>
        <w:t>na</w:t>
      </w:r>
      <w:proofErr w:type="spellEnd"/>
      <w:r w:rsidRPr="00E968B5">
        <w:rPr>
          <w:rFonts w:ascii="Times New Roman" w:hAnsi="Times New Roman" w:cs="Times New Roman"/>
          <w:color w:val="000000"/>
          <w:highlight w:val="white"/>
        </w:rPr>
        <w:t xml:space="preserve"> do </w:t>
      </w:r>
      <w:r w:rsidRPr="00E968B5">
        <w:rPr>
          <w:rFonts w:ascii="Times New Roman" w:hAnsi="Times New Roman" w:cs="Times New Roman"/>
          <w:color w:val="000096"/>
          <w:highlight w:val="white"/>
        </w:rPr>
        <w:t>&lt;rhyme</w:t>
      </w:r>
      <w:r w:rsidRPr="00E968B5">
        <w:rPr>
          <w:rFonts w:ascii="Times New Roman" w:hAnsi="Times New Roman" w:cs="Times New Roman"/>
          <w:color w:val="F5844C"/>
          <w:highlight w:val="white"/>
        </w:rPr>
        <w:t xml:space="preserve"> label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"c"</w:t>
      </w:r>
      <w:r w:rsidRPr="00E968B5">
        <w:rPr>
          <w:rFonts w:ascii="Times New Roman" w:hAnsi="Times New Roman" w:cs="Times New Roman"/>
          <w:color w:val="000096"/>
          <w:highlight w:val="white"/>
        </w:rPr>
        <w:t>&gt;</w:t>
      </w:r>
      <w:proofErr w:type="spellStart"/>
      <w:r w:rsidR="00390E0D" w:rsidRPr="00E968B5">
        <w:rPr>
          <w:rFonts w:ascii="Times New Roman" w:hAnsi="Times New Roman" w:cs="Times New Roman"/>
          <w:color w:val="000000"/>
          <w:highlight w:val="white"/>
        </w:rPr>
        <w:t>vei</w:t>
      </w:r>
      <w:proofErr w:type="spellEnd"/>
      <w:r w:rsidR="00390E0D" w:rsidRPr="00E968B5">
        <w:rPr>
          <w:rFonts w:ascii="Times New Roman" w:hAnsi="Times New Roman" w:cs="Times New Roman"/>
          <w:color w:val="000000"/>
          <w:highlight w:val="white"/>
        </w:rPr>
        <w:t xml:space="preserve"> </w:t>
      </w:r>
      <w:proofErr w:type="spellStart"/>
      <w:r w:rsidR="00390E0D" w:rsidRPr="00E968B5">
        <w:rPr>
          <w:rFonts w:ascii="Times New Roman" w:hAnsi="Times New Roman" w:cs="Times New Roman"/>
          <w:color w:val="000000"/>
          <w:highlight w:val="white"/>
        </w:rPr>
        <w:t>ko</w:t>
      </w:r>
      <w:proofErr w:type="spellEnd"/>
      <w:r w:rsidR="00390E0D" w:rsidRPr="00E968B5">
        <w:rPr>
          <w:rFonts w:ascii="Times New Roman" w:hAnsi="Times New Roman" w:cs="Times New Roman"/>
          <w:color w:val="000000"/>
          <w:highlight w:val="white"/>
        </w:rPr>
        <w:t xml:space="preserve"> ma</w:t>
      </w:r>
      <w:r w:rsidRPr="00E968B5">
        <w:rPr>
          <w:rFonts w:ascii="Times New Roman" w:hAnsi="Times New Roman" w:cs="Times New Roman"/>
          <w:color w:val="000096"/>
          <w:highlight w:val="white"/>
        </w:rPr>
        <w:t>&lt;/rhyme&gt;&lt;/l&gt;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 xml:space="preserve">Bo di </w:t>
      </w:r>
      <w:proofErr w:type="spellStart"/>
      <w:r w:rsidRPr="00E968B5">
        <w:rPr>
          <w:rFonts w:ascii="Times New Roman" w:hAnsi="Times New Roman" w:cs="Times New Roman"/>
          <w:color w:val="000000"/>
          <w:highlight w:val="white"/>
        </w:rPr>
        <w:t>sve</w:t>
      </w:r>
      <w:proofErr w:type="spellEnd"/>
      <w:r w:rsidRPr="00E968B5">
        <w:rPr>
          <w:rFonts w:ascii="Times New Roman" w:hAnsi="Times New Roman" w:cs="Times New Roman"/>
          <w:color w:val="000000"/>
          <w:highlight w:val="white"/>
        </w:rPr>
        <w:t xml:space="preserve"> ta </w:t>
      </w:r>
      <w:r w:rsidRPr="00E968B5">
        <w:rPr>
          <w:rFonts w:ascii="Times New Roman" w:hAnsi="Times New Roman" w:cs="Times New Roman"/>
          <w:color w:val="000096"/>
          <w:highlight w:val="white"/>
        </w:rPr>
        <w:t>&lt;rhyme</w:t>
      </w:r>
      <w:r w:rsidRPr="00E968B5">
        <w:rPr>
          <w:rFonts w:ascii="Times New Roman" w:hAnsi="Times New Roman" w:cs="Times New Roman"/>
          <w:color w:val="F5844C"/>
          <w:highlight w:val="white"/>
        </w:rPr>
        <w:t xml:space="preserve"> label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"c"</w:t>
      </w:r>
      <w:r w:rsidRPr="00E968B5">
        <w:rPr>
          <w:rFonts w:ascii="Times New Roman" w:hAnsi="Times New Roman" w:cs="Times New Roman"/>
          <w:color w:val="000096"/>
          <w:highlight w:val="white"/>
        </w:rPr>
        <w:t>&gt;</w:t>
      </w:r>
      <w:proofErr w:type="spellStart"/>
      <w:r w:rsidR="00390E0D" w:rsidRPr="00E968B5">
        <w:rPr>
          <w:rFonts w:ascii="Times New Roman" w:hAnsi="Times New Roman" w:cs="Times New Roman"/>
          <w:color w:val="000000"/>
          <w:highlight w:val="white"/>
        </w:rPr>
        <w:t>troÿ</w:t>
      </w:r>
      <w:proofErr w:type="spellEnd"/>
      <w:r w:rsidR="00390E0D" w:rsidRPr="00E968B5">
        <w:rPr>
          <w:rFonts w:ascii="Times New Roman" w:hAnsi="Times New Roman" w:cs="Times New Roman"/>
          <w:color w:val="000000"/>
          <w:highlight w:val="white"/>
        </w:rPr>
        <w:t xml:space="preserve"> </w:t>
      </w:r>
      <w:proofErr w:type="spellStart"/>
      <w:r w:rsidR="00390E0D" w:rsidRPr="00E968B5">
        <w:rPr>
          <w:rFonts w:ascii="Times New Roman" w:hAnsi="Times New Roman" w:cs="Times New Roman"/>
          <w:color w:val="000000"/>
          <w:highlight w:val="white"/>
        </w:rPr>
        <w:t>za</w:t>
      </w:r>
      <w:proofErr w:type="spellEnd"/>
      <w:r w:rsidRPr="00E968B5">
        <w:rPr>
          <w:rFonts w:ascii="Times New Roman" w:hAnsi="Times New Roman" w:cs="Times New Roman"/>
          <w:color w:val="000096"/>
          <w:highlight w:val="white"/>
        </w:rPr>
        <w:t>&lt;/rhyme&gt;&lt;/l&gt;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lg</w:t>
      </w:r>
      <w:proofErr w:type="spellEnd"/>
      <w:r w:rsidRPr="00E968B5">
        <w:rPr>
          <w:rFonts w:ascii="Times New Roman" w:hAnsi="Times New Roman" w:cs="Times New Roman"/>
          <w:color w:val="000096"/>
          <w:highlight w:val="white"/>
        </w:rPr>
        <w:t>&gt;</w:t>
      </w:r>
      <w:r w:rsidR="00C72261"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lg</w:t>
      </w:r>
      <w:proofErr w:type="spellEnd"/>
      <w:r w:rsidRPr="00E968B5">
        <w:rPr>
          <w:rFonts w:ascii="Times New Roman" w:hAnsi="Times New Roman" w:cs="Times New Roman"/>
          <w:color w:val="000096"/>
          <w:highlight w:val="white"/>
        </w:rPr>
        <w:t>&gt;</w:t>
      </w:r>
    </w:p>
    <w:p w14:paraId="749241DA" w14:textId="77777777" w:rsidR="007B26E7" w:rsidRPr="00E968B5" w:rsidRDefault="007B26E7" w:rsidP="00436562">
      <w:pPr>
        <w:shd w:val="clear" w:color="auto" w:fill="FFFFFF"/>
        <w:autoSpaceDE w:val="0"/>
        <w:autoSpaceDN w:val="0"/>
        <w:adjustRightInd w:val="0"/>
        <w:spacing w:line="360" w:lineRule="auto"/>
        <w:jc w:val="both"/>
        <w:rPr>
          <w:rFonts w:ascii="Times New Roman" w:hAnsi="Times New Roman" w:cs="Times New Roman"/>
        </w:rPr>
      </w:pPr>
    </w:p>
    <w:p w14:paraId="29F542DB" w14:textId="011015DB" w:rsidR="00B8560D" w:rsidRPr="00E968B5" w:rsidRDefault="00AC0502" w:rsidP="00436562">
      <w:pPr>
        <w:shd w:val="clear" w:color="auto" w:fill="FFFFFF"/>
        <w:autoSpaceDE w:val="0"/>
        <w:autoSpaceDN w:val="0"/>
        <w:adjustRightInd w:val="0"/>
        <w:spacing w:line="360" w:lineRule="auto"/>
        <w:jc w:val="both"/>
        <w:rPr>
          <w:rFonts w:ascii="Times New Roman" w:hAnsi="Times New Roman" w:cs="Times New Roman"/>
        </w:rPr>
      </w:pPr>
      <w:r>
        <w:rPr>
          <w:rFonts w:ascii="Times New Roman" w:hAnsi="Times New Roman" w:cs="Times New Roman"/>
        </w:rPr>
        <w:tab/>
      </w:r>
      <w:r w:rsidR="00417462">
        <w:rPr>
          <w:rFonts w:ascii="Times New Roman" w:hAnsi="Times New Roman" w:cs="Times New Roman"/>
        </w:rPr>
        <w:t xml:space="preserve">In the second example the </w:t>
      </w:r>
      <w:r w:rsidR="00417462" w:rsidRPr="00B66F6A">
        <w:rPr>
          <w:rFonts w:ascii="Courier New" w:hAnsi="Courier New" w:cs="Courier New"/>
        </w:rPr>
        <w:t>@met</w:t>
      </w:r>
      <w:r w:rsidR="00417462">
        <w:rPr>
          <w:rFonts w:ascii="Times New Roman" w:hAnsi="Times New Roman" w:cs="Times New Roman"/>
        </w:rPr>
        <w:t xml:space="preserve"> attribute indicates the</w:t>
      </w:r>
      <w:r w:rsidR="005D0CC2">
        <w:rPr>
          <w:rFonts w:ascii="Times New Roman" w:hAnsi="Times New Roman" w:cs="Times New Roman"/>
        </w:rPr>
        <w:t xml:space="preserve"> </w:t>
      </w:r>
      <w:r w:rsidR="008B2BC3">
        <w:rPr>
          <w:rFonts w:ascii="Times New Roman" w:hAnsi="Times New Roman" w:cs="Times New Roman"/>
        </w:rPr>
        <w:t>metrical structure, whe</w:t>
      </w:r>
      <w:r w:rsidR="005D0CC2">
        <w:rPr>
          <w:rFonts w:ascii="Times New Roman" w:hAnsi="Times New Roman" w:cs="Times New Roman"/>
        </w:rPr>
        <w:t>re</w:t>
      </w:r>
      <w:r w:rsidR="008B2BC3">
        <w:rPr>
          <w:rFonts w:ascii="Times New Roman" w:hAnsi="Times New Roman" w:cs="Times New Roman"/>
        </w:rPr>
        <w:t xml:space="preserve"> t</w:t>
      </w:r>
      <w:r w:rsidR="00417462">
        <w:rPr>
          <w:rFonts w:ascii="Times New Roman" w:hAnsi="Times New Roman" w:cs="Times New Roman"/>
        </w:rPr>
        <w:t>he symbol | marks the foot boundaries</w:t>
      </w:r>
      <w:r w:rsidR="008B2BC3">
        <w:rPr>
          <w:rFonts w:ascii="Times New Roman" w:hAnsi="Times New Roman" w:cs="Times New Roman"/>
        </w:rPr>
        <w:t xml:space="preserve">. If some lines divert from the metrical scheme documented in the </w:t>
      </w:r>
      <w:r w:rsidR="008B2BC3" w:rsidRPr="00B66F6A">
        <w:rPr>
          <w:rFonts w:ascii="Courier New" w:hAnsi="Courier New" w:cs="Courier New"/>
        </w:rPr>
        <w:t>@met</w:t>
      </w:r>
      <w:r w:rsidR="008B2BC3">
        <w:rPr>
          <w:rFonts w:ascii="Times New Roman" w:hAnsi="Times New Roman" w:cs="Times New Roman"/>
        </w:rPr>
        <w:t xml:space="preserve"> attribute, the deviation </w:t>
      </w:r>
      <w:r w:rsidR="005D0CC2">
        <w:rPr>
          <w:rFonts w:ascii="Times New Roman" w:hAnsi="Times New Roman" w:cs="Times New Roman"/>
        </w:rPr>
        <w:t xml:space="preserve">is </w:t>
      </w:r>
      <w:r w:rsidR="008B2BC3">
        <w:rPr>
          <w:rFonts w:ascii="Times New Roman" w:hAnsi="Times New Roman" w:cs="Times New Roman"/>
        </w:rPr>
        <w:t xml:space="preserve">documented </w:t>
      </w:r>
      <w:r w:rsidR="005D0CC2">
        <w:rPr>
          <w:rFonts w:ascii="Times New Roman" w:hAnsi="Times New Roman" w:cs="Times New Roman"/>
        </w:rPr>
        <w:t xml:space="preserve">with </w:t>
      </w:r>
      <w:r w:rsidR="008B2BC3">
        <w:rPr>
          <w:rFonts w:ascii="Times New Roman" w:hAnsi="Times New Roman" w:cs="Times New Roman"/>
        </w:rPr>
        <w:t xml:space="preserve">the </w:t>
      </w:r>
      <w:r w:rsidR="008B2BC3" w:rsidRPr="00B66F6A">
        <w:rPr>
          <w:rFonts w:ascii="Courier New" w:hAnsi="Courier New" w:cs="Courier New"/>
        </w:rPr>
        <w:t>@real</w:t>
      </w:r>
      <w:r w:rsidR="008B2BC3">
        <w:rPr>
          <w:rFonts w:ascii="Times New Roman" w:hAnsi="Times New Roman" w:cs="Times New Roman"/>
        </w:rPr>
        <w:t xml:space="preserve"> attribute:</w:t>
      </w:r>
    </w:p>
    <w:p w14:paraId="41128C5F" w14:textId="77777777" w:rsidR="00C72261" w:rsidRPr="00E968B5" w:rsidRDefault="005B28C0" w:rsidP="005B28C0">
      <w:pPr>
        <w:shd w:val="clear" w:color="auto" w:fill="FFFFFF"/>
        <w:autoSpaceDE w:val="0"/>
        <w:autoSpaceDN w:val="0"/>
        <w:adjustRightInd w:val="0"/>
        <w:rPr>
          <w:rFonts w:ascii="Times New Roman" w:hAnsi="Times New Roman" w:cs="Times New Roman"/>
          <w:color w:val="000000"/>
          <w:highlight w:val="white"/>
        </w:rPr>
      </w:pPr>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lg</w:t>
      </w:r>
      <w:proofErr w:type="spellEnd"/>
      <w:r w:rsidRPr="00E968B5">
        <w:rPr>
          <w:rFonts w:ascii="Times New Roman" w:hAnsi="Times New Roman" w:cs="Times New Roman"/>
          <w:color w:val="F5844C"/>
          <w:highlight w:val="white"/>
        </w:rPr>
        <w:t xml:space="preserve"> met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"u-</w:t>
      </w:r>
      <w:r w:rsidR="00AF32B4"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u-</w:t>
      </w:r>
      <w:r w:rsidR="00AF32B4"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u-</w:t>
      </w:r>
      <w:r w:rsidR="00AF32B4"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u-</w:t>
      </w:r>
      <w:r w:rsidR="00AF32B4"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 xml:space="preserve">Po </w:t>
      </w:r>
      <w:proofErr w:type="spellStart"/>
      <w:r w:rsidRPr="00E968B5">
        <w:rPr>
          <w:rFonts w:ascii="Times New Roman" w:hAnsi="Times New Roman" w:cs="Times New Roman"/>
          <w:color w:val="000000"/>
          <w:highlight w:val="white"/>
        </w:rPr>
        <w:t>ſluſhai</w:t>
      </w:r>
      <w:proofErr w:type="spellEnd"/>
      <w:r w:rsidRPr="00E968B5">
        <w:rPr>
          <w:rFonts w:ascii="Times New Roman" w:hAnsi="Times New Roman" w:cs="Times New Roman"/>
          <w:color w:val="000000"/>
          <w:highlight w:val="white"/>
        </w:rPr>
        <w:t xml:space="preserve"> kai </w:t>
      </w:r>
      <w:proofErr w:type="spellStart"/>
      <w:r w:rsidRPr="00E968B5">
        <w:rPr>
          <w:rFonts w:ascii="Times New Roman" w:hAnsi="Times New Roman" w:cs="Times New Roman"/>
          <w:color w:val="000000"/>
          <w:highlight w:val="white"/>
        </w:rPr>
        <w:t>ti</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jaſ</w:t>
      </w:r>
      <w:proofErr w:type="spellEnd"/>
      <w:r w:rsidR="003F2688" w:rsidRPr="00E968B5">
        <w:rPr>
          <w:rFonts w:ascii="Times New Roman" w:hAnsi="Times New Roman" w:cs="Times New Roman"/>
          <w:color w:val="000000"/>
          <w:highlight w:val="white"/>
        </w:rPr>
        <w:t xml:space="preserve"> </w:t>
      </w:r>
      <w:proofErr w:type="spellStart"/>
      <w:r w:rsidR="003F2688" w:rsidRPr="00E968B5">
        <w:rPr>
          <w:rFonts w:ascii="Times New Roman" w:hAnsi="Times New Roman" w:cs="Times New Roman"/>
          <w:color w:val="000000"/>
          <w:highlight w:val="white"/>
        </w:rPr>
        <w:t>povem</w:t>
      </w:r>
      <w:proofErr w:type="spellEnd"/>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w:t>
      </w:r>
      <w:r w:rsidRPr="00E968B5">
        <w:rPr>
          <w:rFonts w:ascii="Times New Roman" w:hAnsi="Times New Roman" w:cs="Times New Roman"/>
          <w:color w:val="F5844C"/>
          <w:highlight w:val="white"/>
        </w:rPr>
        <w:t xml:space="preserve"> real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"-u</w:t>
      </w:r>
      <w:r w:rsidR="009A13D2"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-u</w:t>
      </w:r>
      <w:r w:rsidR="009A13D2"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-u</w:t>
      </w:r>
      <w:r w:rsidR="009A13D2"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-u</w:t>
      </w:r>
      <w:r w:rsidR="009A13D2"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w:t>
      </w:r>
      <w:r w:rsidRPr="00E968B5">
        <w:rPr>
          <w:rFonts w:ascii="Times New Roman" w:hAnsi="Times New Roman" w:cs="Times New Roman"/>
          <w:color w:val="000096"/>
          <w:highlight w:val="white"/>
        </w:rPr>
        <w:t>&gt;</w:t>
      </w:r>
      <w:r w:rsidR="003F2688" w:rsidRPr="00E968B5">
        <w:rPr>
          <w:rFonts w:ascii="Times New Roman" w:hAnsi="Times New Roman" w:cs="Times New Roman"/>
          <w:color w:val="000000"/>
          <w:highlight w:val="white"/>
        </w:rPr>
        <w:t xml:space="preserve">Kai </w:t>
      </w:r>
      <w:proofErr w:type="spellStart"/>
      <w:r w:rsidR="003F2688" w:rsidRPr="00E968B5">
        <w:rPr>
          <w:rFonts w:ascii="Times New Roman" w:hAnsi="Times New Roman" w:cs="Times New Roman"/>
          <w:color w:val="000000"/>
          <w:highlight w:val="white"/>
        </w:rPr>
        <w:t>ti</w:t>
      </w:r>
      <w:proofErr w:type="spellEnd"/>
      <w:r w:rsidR="003F2688" w:rsidRPr="00E968B5">
        <w:rPr>
          <w:rFonts w:ascii="Times New Roman" w:hAnsi="Times New Roman" w:cs="Times New Roman"/>
          <w:color w:val="000000"/>
          <w:highlight w:val="white"/>
        </w:rPr>
        <w:t xml:space="preserve"> </w:t>
      </w:r>
      <w:proofErr w:type="spellStart"/>
      <w:r w:rsidR="003F2688" w:rsidRPr="00E968B5">
        <w:rPr>
          <w:rFonts w:ascii="Times New Roman" w:hAnsi="Times New Roman" w:cs="Times New Roman"/>
          <w:color w:val="000000"/>
          <w:highlight w:val="white"/>
        </w:rPr>
        <w:t>ozhem</w:t>
      </w:r>
      <w:proofErr w:type="spellEnd"/>
      <w:r w:rsidR="003F2688" w:rsidRPr="00E968B5">
        <w:rPr>
          <w:rFonts w:ascii="Times New Roman" w:hAnsi="Times New Roman" w:cs="Times New Roman"/>
          <w:color w:val="000000"/>
          <w:highlight w:val="white"/>
        </w:rPr>
        <w:t xml:space="preserve"> </w:t>
      </w:r>
      <w:proofErr w:type="spellStart"/>
      <w:r w:rsidR="003F2688" w:rsidRPr="00E968B5">
        <w:rPr>
          <w:rFonts w:ascii="Times New Roman" w:hAnsi="Times New Roman" w:cs="Times New Roman"/>
          <w:color w:val="000000"/>
          <w:highlight w:val="white"/>
        </w:rPr>
        <w:t>osnani</w:t>
      </w:r>
      <w:proofErr w:type="spellEnd"/>
      <w:r w:rsidR="003F2688" w:rsidRPr="00E968B5">
        <w:rPr>
          <w:rFonts w:ascii="Times New Roman" w:hAnsi="Times New Roman" w:cs="Times New Roman"/>
          <w:color w:val="000000"/>
          <w:highlight w:val="white"/>
        </w:rPr>
        <w:t xml:space="preserve"> </w:t>
      </w:r>
      <w:proofErr w:type="spellStart"/>
      <w:r w:rsidR="003F2688" w:rsidRPr="00E968B5">
        <w:rPr>
          <w:rFonts w:ascii="Times New Roman" w:hAnsi="Times New Roman" w:cs="Times New Roman"/>
          <w:color w:val="000000"/>
          <w:highlight w:val="white"/>
        </w:rPr>
        <w:t>ti</w:t>
      </w:r>
      <w:proofErr w:type="spellEnd"/>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proofErr w:type="spellStart"/>
      <w:r w:rsidRPr="00E968B5">
        <w:rPr>
          <w:rFonts w:ascii="Times New Roman" w:hAnsi="Times New Roman" w:cs="Times New Roman"/>
          <w:color w:val="000000"/>
          <w:highlight w:val="white"/>
        </w:rPr>
        <w:t>Nesna</w:t>
      </w:r>
      <w:proofErr w:type="spellEnd"/>
      <w:r w:rsidRPr="00E968B5">
        <w:rPr>
          <w:rFonts w:ascii="Times New Roman" w:hAnsi="Times New Roman" w:cs="Times New Roman"/>
          <w:color w:val="000000"/>
          <w:highlight w:val="white"/>
        </w:rPr>
        <w:t xml:space="preserve"> nu le </w:t>
      </w:r>
      <w:proofErr w:type="spellStart"/>
      <w:r w:rsidRPr="00E968B5">
        <w:rPr>
          <w:rFonts w:ascii="Times New Roman" w:hAnsi="Times New Roman" w:cs="Times New Roman"/>
          <w:color w:val="000000"/>
          <w:highlight w:val="white"/>
        </w:rPr>
        <w:t>tu</w:t>
      </w:r>
      <w:proofErr w:type="spellEnd"/>
      <w:r w:rsidRPr="00E968B5">
        <w:rPr>
          <w:rFonts w:ascii="Times New Roman" w:hAnsi="Times New Roman" w:cs="Times New Roman"/>
          <w:color w:val="000000"/>
          <w:highlight w:val="white"/>
        </w:rPr>
        <w:t xml:space="preserve"> do </w:t>
      </w:r>
      <w:proofErr w:type="spellStart"/>
      <w:r w:rsidRPr="00E968B5">
        <w:rPr>
          <w:rFonts w:ascii="Times New Roman" w:hAnsi="Times New Roman" w:cs="Times New Roman"/>
          <w:color w:val="000000"/>
          <w:highlight w:val="white"/>
        </w:rPr>
        <w:t>vſih</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mo</w:t>
      </w:r>
      <w:proofErr w:type="spellEnd"/>
      <w:r w:rsidRPr="00E968B5">
        <w:rPr>
          <w:rFonts w:ascii="Times New Roman" w:hAnsi="Times New Roman" w:cs="Times New Roman"/>
          <w:color w:val="000096"/>
          <w:highlight w:val="white"/>
        </w:rPr>
        <w:t>&lt;unclear&gt;</w:t>
      </w:r>
      <w:r w:rsidRPr="00E968B5">
        <w:rPr>
          <w:rFonts w:ascii="Times New Roman" w:hAnsi="Times New Roman" w:cs="Times New Roman"/>
          <w:color w:val="000000"/>
          <w:highlight w:val="white"/>
        </w:rPr>
        <w:t>u</w:t>
      </w:r>
      <w:r w:rsidRPr="00E968B5">
        <w:rPr>
          <w:rFonts w:ascii="Times New Roman" w:hAnsi="Times New Roman" w:cs="Times New Roman"/>
          <w:color w:val="000096"/>
          <w:highlight w:val="white"/>
        </w:rPr>
        <w:t>&lt;/unclear&gt;&lt;/l&gt;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 xml:space="preserve">No </w:t>
      </w:r>
      <w:proofErr w:type="spellStart"/>
      <w:r w:rsidRPr="00E968B5">
        <w:rPr>
          <w:rFonts w:ascii="Times New Roman" w:hAnsi="Times New Roman" w:cs="Times New Roman"/>
          <w:color w:val="000000"/>
          <w:highlight w:val="white"/>
        </w:rPr>
        <w:t>tt</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burgo</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zhem</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zha</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ſ</w:t>
      </w:r>
      <w:r w:rsidR="003F2688" w:rsidRPr="00E968B5">
        <w:rPr>
          <w:rFonts w:ascii="Times New Roman" w:hAnsi="Times New Roman" w:cs="Times New Roman"/>
          <w:color w:val="000000"/>
          <w:highlight w:val="white"/>
        </w:rPr>
        <w:t>ti</w:t>
      </w:r>
      <w:proofErr w:type="spellEnd"/>
      <w:r w:rsidR="003F2688" w:rsidRPr="00E968B5">
        <w:rPr>
          <w:rFonts w:ascii="Times New Roman" w:hAnsi="Times New Roman" w:cs="Times New Roman"/>
          <w:color w:val="000000"/>
          <w:highlight w:val="white"/>
        </w:rPr>
        <w:t xml:space="preserve"> </w:t>
      </w:r>
      <w:proofErr w:type="spellStart"/>
      <w:r w:rsidR="003F2688" w:rsidRPr="00E968B5">
        <w:rPr>
          <w:rFonts w:ascii="Times New Roman" w:hAnsi="Times New Roman" w:cs="Times New Roman"/>
          <w:color w:val="000000"/>
          <w:highlight w:val="white"/>
        </w:rPr>
        <w:t>ti</w:t>
      </w:r>
      <w:proofErr w:type="spellEnd"/>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 xml:space="preserve">No </w:t>
      </w:r>
      <w:proofErr w:type="spellStart"/>
      <w:r w:rsidRPr="00E968B5">
        <w:rPr>
          <w:rFonts w:ascii="Times New Roman" w:hAnsi="Times New Roman" w:cs="Times New Roman"/>
          <w:color w:val="000000"/>
          <w:highlight w:val="white"/>
        </w:rPr>
        <w:t>tt</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Burga</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je</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Tÿ</w:t>
      </w:r>
      <w:proofErr w:type="spellEnd"/>
      <w:r w:rsidR="003F2688" w:rsidRPr="00E968B5">
        <w:rPr>
          <w:rFonts w:ascii="Times New Roman" w:hAnsi="Times New Roman" w:cs="Times New Roman"/>
          <w:color w:val="000000"/>
          <w:highlight w:val="white"/>
        </w:rPr>
        <w:t xml:space="preserve"> </w:t>
      </w:r>
      <w:proofErr w:type="spellStart"/>
      <w:r w:rsidR="003F2688" w:rsidRPr="00E968B5">
        <w:rPr>
          <w:rFonts w:ascii="Times New Roman" w:hAnsi="Times New Roman" w:cs="Times New Roman"/>
          <w:color w:val="000000"/>
          <w:highlight w:val="white"/>
        </w:rPr>
        <w:t>Rolarza</w:t>
      </w:r>
      <w:proofErr w:type="spellEnd"/>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 xml:space="preserve">S </w:t>
      </w:r>
      <w:proofErr w:type="spellStart"/>
      <w:r w:rsidRPr="00E968B5">
        <w:rPr>
          <w:rFonts w:ascii="Times New Roman" w:hAnsi="Times New Roman" w:cs="Times New Roman"/>
          <w:color w:val="000000"/>
          <w:highlight w:val="white"/>
        </w:rPr>
        <w:t>nto</w:t>
      </w:r>
      <w:proofErr w:type="spellEnd"/>
      <w:r w:rsidRPr="00E968B5">
        <w:rPr>
          <w:rFonts w:ascii="Times New Roman" w:hAnsi="Times New Roman" w:cs="Times New Roman"/>
          <w:color w:val="000000"/>
          <w:highlight w:val="white"/>
        </w:rPr>
        <w:t xml:space="preserve"> lar </w:t>
      </w:r>
      <w:proofErr w:type="spellStart"/>
      <w:r w:rsidRPr="00E968B5">
        <w:rPr>
          <w:rFonts w:ascii="Times New Roman" w:hAnsi="Times New Roman" w:cs="Times New Roman"/>
          <w:color w:val="000000"/>
          <w:highlight w:val="white"/>
        </w:rPr>
        <w:t>ſ</w:t>
      </w:r>
      <w:r w:rsidR="003F2688" w:rsidRPr="00E968B5">
        <w:rPr>
          <w:rFonts w:ascii="Times New Roman" w:hAnsi="Times New Roman" w:cs="Times New Roman"/>
          <w:color w:val="000000"/>
          <w:highlight w:val="white"/>
        </w:rPr>
        <w:t>ke</w:t>
      </w:r>
      <w:proofErr w:type="spellEnd"/>
      <w:r w:rsidR="003F2688" w:rsidRPr="00E968B5">
        <w:rPr>
          <w:rFonts w:ascii="Times New Roman" w:hAnsi="Times New Roman" w:cs="Times New Roman"/>
          <w:color w:val="000000"/>
          <w:highlight w:val="white"/>
        </w:rPr>
        <w:t xml:space="preserve"> Do li ne</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proofErr w:type="spellStart"/>
      <w:r w:rsidRPr="00E968B5">
        <w:rPr>
          <w:rFonts w:ascii="Times New Roman" w:hAnsi="Times New Roman" w:cs="Times New Roman"/>
          <w:color w:val="000000"/>
          <w:highlight w:val="white"/>
        </w:rPr>
        <w:t>Poſ</w:t>
      </w:r>
      <w:r w:rsidR="003F2688" w:rsidRPr="00E968B5">
        <w:rPr>
          <w:rFonts w:ascii="Times New Roman" w:hAnsi="Times New Roman" w:cs="Times New Roman"/>
          <w:color w:val="000000"/>
          <w:highlight w:val="white"/>
        </w:rPr>
        <w:t>htenih</w:t>
      </w:r>
      <w:proofErr w:type="spellEnd"/>
      <w:r w:rsidR="003F2688" w:rsidRPr="00E968B5">
        <w:rPr>
          <w:rFonts w:ascii="Times New Roman" w:hAnsi="Times New Roman" w:cs="Times New Roman"/>
          <w:color w:val="000000"/>
          <w:highlight w:val="white"/>
        </w:rPr>
        <w:t xml:space="preserve"> </w:t>
      </w:r>
      <w:proofErr w:type="spellStart"/>
      <w:r w:rsidR="003F2688" w:rsidRPr="00E968B5">
        <w:rPr>
          <w:rFonts w:ascii="Times New Roman" w:hAnsi="Times New Roman" w:cs="Times New Roman"/>
          <w:color w:val="000000"/>
          <w:highlight w:val="white"/>
        </w:rPr>
        <w:t>pur</w:t>
      </w:r>
      <w:proofErr w:type="spellEnd"/>
      <w:r w:rsidR="003F2688" w:rsidRPr="00E968B5">
        <w:rPr>
          <w:rFonts w:ascii="Times New Roman" w:hAnsi="Times New Roman" w:cs="Times New Roman"/>
          <w:color w:val="000000"/>
          <w:highlight w:val="white"/>
        </w:rPr>
        <w:t xml:space="preserve"> </w:t>
      </w:r>
      <w:proofErr w:type="spellStart"/>
      <w:r w:rsidR="003F2688" w:rsidRPr="00E968B5">
        <w:rPr>
          <w:rFonts w:ascii="Times New Roman" w:hAnsi="Times New Roman" w:cs="Times New Roman"/>
          <w:color w:val="000000"/>
          <w:highlight w:val="white"/>
        </w:rPr>
        <w:t>garskih</w:t>
      </w:r>
      <w:proofErr w:type="spellEnd"/>
      <w:r w:rsidR="003F2688" w:rsidRPr="00E968B5">
        <w:rPr>
          <w:rFonts w:ascii="Times New Roman" w:hAnsi="Times New Roman" w:cs="Times New Roman"/>
          <w:color w:val="000000"/>
          <w:highlight w:val="white"/>
        </w:rPr>
        <w:t xml:space="preserve"> </w:t>
      </w:r>
      <w:proofErr w:type="spellStart"/>
      <w:r w:rsidR="003F2688" w:rsidRPr="00E968B5">
        <w:rPr>
          <w:rFonts w:ascii="Times New Roman" w:hAnsi="Times New Roman" w:cs="Times New Roman"/>
          <w:color w:val="000000"/>
          <w:highlight w:val="white"/>
        </w:rPr>
        <w:t>ludi</w:t>
      </w:r>
      <w:proofErr w:type="spellEnd"/>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proofErr w:type="spellStart"/>
      <w:r w:rsidRPr="00E968B5">
        <w:rPr>
          <w:rFonts w:ascii="Times New Roman" w:hAnsi="Times New Roman" w:cs="Times New Roman"/>
          <w:color w:val="000000"/>
          <w:highlight w:val="white"/>
        </w:rPr>
        <w:t>Prav</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ſ</w:t>
      </w:r>
      <w:r w:rsidR="003F2688" w:rsidRPr="00E968B5">
        <w:rPr>
          <w:rFonts w:ascii="Times New Roman" w:hAnsi="Times New Roman" w:cs="Times New Roman"/>
          <w:color w:val="000000"/>
          <w:highlight w:val="white"/>
        </w:rPr>
        <w:t>rezhne</w:t>
      </w:r>
      <w:proofErr w:type="spellEnd"/>
      <w:r w:rsidR="003F2688" w:rsidRPr="00E968B5">
        <w:rPr>
          <w:rFonts w:ascii="Times New Roman" w:hAnsi="Times New Roman" w:cs="Times New Roman"/>
          <w:color w:val="000000"/>
          <w:highlight w:val="white"/>
        </w:rPr>
        <w:t xml:space="preserve"> </w:t>
      </w:r>
      <w:proofErr w:type="spellStart"/>
      <w:r w:rsidR="003F2688" w:rsidRPr="00E968B5">
        <w:rPr>
          <w:rFonts w:ascii="Times New Roman" w:hAnsi="Times New Roman" w:cs="Times New Roman"/>
          <w:color w:val="000000"/>
          <w:highlight w:val="white"/>
        </w:rPr>
        <w:t>korenine</w:t>
      </w:r>
      <w:proofErr w:type="spellEnd"/>
      <w:r w:rsidRPr="00E968B5">
        <w:rPr>
          <w:rFonts w:ascii="Times New Roman" w:hAnsi="Times New Roman" w:cs="Times New Roman"/>
          <w:color w:val="000096"/>
          <w:highlight w:val="white"/>
        </w:rPr>
        <w:t>&lt;/l&gt;</w:t>
      </w:r>
    </w:p>
    <w:p w14:paraId="7F9FF6EB" w14:textId="77777777" w:rsidR="005B28C0" w:rsidRPr="00E968B5" w:rsidRDefault="005B28C0" w:rsidP="005B28C0">
      <w:pPr>
        <w:shd w:val="clear" w:color="auto" w:fill="FFFFFF"/>
        <w:autoSpaceDE w:val="0"/>
        <w:autoSpaceDN w:val="0"/>
        <w:adjustRightInd w:val="0"/>
        <w:rPr>
          <w:rFonts w:ascii="Times New Roman" w:hAnsi="Times New Roman" w:cs="Times New Roman"/>
          <w:highlight w:val="white"/>
        </w:rPr>
      </w:pPr>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lg</w:t>
      </w:r>
      <w:proofErr w:type="spellEnd"/>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br/>
      </w:r>
    </w:p>
    <w:p w14:paraId="36D0907B" w14:textId="77777777" w:rsidR="00B8560D" w:rsidRPr="00E968B5" w:rsidRDefault="00B8560D" w:rsidP="00436562">
      <w:pPr>
        <w:shd w:val="clear" w:color="auto" w:fill="FFFFFF"/>
        <w:autoSpaceDE w:val="0"/>
        <w:autoSpaceDN w:val="0"/>
        <w:adjustRightInd w:val="0"/>
        <w:spacing w:line="360" w:lineRule="auto"/>
        <w:jc w:val="both"/>
        <w:rPr>
          <w:rFonts w:ascii="Times New Roman" w:hAnsi="Times New Roman" w:cs="Times New Roman"/>
        </w:rPr>
      </w:pPr>
    </w:p>
    <w:p w14:paraId="7A4382F1" w14:textId="61232462" w:rsidR="000C0F0B" w:rsidRPr="00E968B5" w:rsidRDefault="00AC0502" w:rsidP="00436562">
      <w:pPr>
        <w:shd w:val="clear" w:color="auto" w:fill="FFFFFF"/>
        <w:autoSpaceDE w:val="0"/>
        <w:autoSpaceDN w:val="0"/>
        <w:adjustRightInd w:val="0"/>
        <w:spacing w:line="360" w:lineRule="auto"/>
        <w:jc w:val="both"/>
        <w:rPr>
          <w:rFonts w:ascii="Times New Roman" w:hAnsi="Times New Roman" w:cs="Times New Roman"/>
          <w:highlight w:val="white"/>
        </w:rPr>
      </w:pPr>
      <w:r>
        <w:rPr>
          <w:rFonts w:ascii="Times New Roman" w:hAnsi="Times New Roman" w:cs="Times New Roman"/>
        </w:rPr>
        <w:tab/>
      </w:r>
      <w:r w:rsidR="005D52E4" w:rsidRPr="00E968B5">
        <w:rPr>
          <w:rFonts w:ascii="Times New Roman" w:hAnsi="Times New Roman" w:cs="Times New Roman"/>
        </w:rPr>
        <w:t>For a scholarly critical edition of</w:t>
      </w:r>
      <w:r w:rsidR="00640C00" w:rsidRPr="00640C00">
        <w:rPr>
          <w:rFonts w:ascii="Times New Roman" w:hAnsi="Times New Roman" w:cs="Times New Roman"/>
        </w:rPr>
        <w:t xml:space="preserve"> </w:t>
      </w:r>
      <w:r w:rsidR="00640C00">
        <w:rPr>
          <w:rFonts w:ascii="Times New Roman" w:hAnsi="Times New Roman" w:cs="Times New Roman"/>
        </w:rPr>
        <w:t xml:space="preserve">a </w:t>
      </w:r>
      <w:r w:rsidR="00640C00" w:rsidRPr="00E968B5">
        <w:rPr>
          <w:rFonts w:ascii="Times New Roman" w:hAnsi="Times New Roman" w:cs="Times New Roman"/>
        </w:rPr>
        <w:t>manuscript</w:t>
      </w:r>
      <w:r w:rsidR="005D52E4" w:rsidRPr="00E968B5">
        <w:rPr>
          <w:rFonts w:ascii="Times New Roman" w:hAnsi="Times New Roman" w:cs="Times New Roman"/>
        </w:rPr>
        <w:t xml:space="preserve">, </w:t>
      </w:r>
      <w:r w:rsidR="00640C00">
        <w:rPr>
          <w:rFonts w:ascii="Times New Roman" w:hAnsi="Times New Roman" w:cs="Times New Roman"/>
        </w:rPr>
        <w:t>especially one from</w:t>
      </w:r>
      <w:r w:rsidR="005D52E4" w:rsidRPr="00E968B5">
        <w:rPr>
          <w:rFonts w:ascii="Times New Roman" w:hAnsi="Times New Roman" w:cs="Times New Roman"/>
        </w:rPr>
        <w:t xml:space="preserve"> </w:t>
      </w:r>
      <w:r w:rsidR="00640C00">
        <w:rPr>
          <w:rFonts w:ascii="Times New Roman" w:hAnsi="Times New Roman" w:cs="Times New Roman"/>
        </w:rPr>
        <w:t>an</w:t>
      </w:r>
      <w:r w:rsidR="00640C00" w:rsidRPr="00E968B5">
        <w:rPr>
          <w:rFonts w:ascii="Times New Roman" w:hAnsi="Times New Roman" w:cs="Times New Roman"/>
        </w:rPr>
        <w:t xml:space="preserve"> </w:t>
      </w:r>
      <w:r w:rsidR="005D52E4" w:rsidRPr="00E968B5">
        <w:rPr>
          <w:rFonts w:ascii="Times New Roman" w:hAnsi="Times New Roman" w:cs="Times New Roman"/>
        </w:rPr>
        <w:t>early period, it is essential to look for textual variants</w:t>
      </w:r>
      <w:r w:rsidR="000B1644">
        <w:rPr>
          <w:rFonts w:ascii="Times New Roman" w:hAnsi="Times New Roman" w:cs="Times New Roman"/>
        </w:rPr>
        <w:t>,</w:t>
      </w:r>
      <w:r w:rsidR="005D52E4" w:rsidRPr="00E968B5">
        <w:rPr>
          <w:rFonts w:ascii="Times New Roman" w:hAnsi="Times New Roman" w:cs="Times New Roman"/>
        </w:rPr>
        <w:t xml:space="preserve"> as they </w:t>
      </w:r>
      <w:r w:rsidR="00FC17BA" w:rsidRPr="00E968B5">
        <w:rPr>
          <w:rFonts w:ascii="Times New Roman" w:hAnsi="Times New Roman" w:cs="Times New Roman"/>
        </w:rPr>
        <w:t>facilitate the</w:t>
      </w:r>
      <w:r w:rsidR="005D52E4" w:rsidRPr="00E968B5">
        <w:rPr>
          <w:rFonts w:ascii="Times New Roman" w:hAnsi="Times New Roman" w:cs="Times New Roman"/>
        </w:rPr>
        <w:t xml:space="preserve"> detect</w:t>
      </w:r>
      <w:r w:rsidR="00FC17BA" w:rsidRPr="00E968B5">
        <w:rPr>
          <w:rFonts w:ascii="Times New Roman" w:hAnsi="Times New Roman" w:cs="Times New Roman"/>
        </w:rPr>
        <w:t>ion of</w:t>
      </w:r>
      <w:r w:rsidR="005D52E4" w:rsidRPr="00E968B5">
        <w:rPr>
          <w:rFonts w:ascii="Times New Roman" w:hAnsi="Times New Roman" w:cs="Times New Roman"/>
        </w:rPr>
        <w:t xml:space="preserve"> errors in the overall text and </w:t>
      </w:r>
      <w:r w:rsidR="000B1644">
        <w:rPr>
          <w:rFonts w:ascii="Times New Roman" w:hAnsi="Times New Roman" w:cs="Times New Roman"/>
        </w:rPr>
        <w:t xml:space="preserve">aid </w:t>
      </w:r>
      <w:r w:rsidR="00FC17BA" w:rsidRPr="00E968B5">
        <w:rPr>
          <w:rFonts w:ascii="Times New Roman" w:hAnsi="Times New Roman" w:cs="Times New Roman"/>
        </w:rPr>
        <w:t xml:space="preserve">the </w:t>
      </w:r>
      <w:r w:rsidR="005D52E4" w:rsidRPr="00E968B5">
        <w:rPr>
          <w:rFonts w:ascii="Times New Roman" w:hAnsi="Times New Roman" w:cs="Times New Roman"/>
        </w:rPr>
        <w:t xml:space="preserve">search for the </w:t>
      </w:r>
      <w:r w:rsidR="005D52E4" w:rsidRPr="005C7BB1">
        <w:rPr>
          <w:rFonts w:ascii="Times New Roman" w:hAnsi="Times New Roman" w:cs="Times New Roman"/>
        </w:rPr>
        <w:t>base text</w:t>
      </w:r>
      <w:r w:rsidR="005D52E4" w:rsidRPr="00E968B5">
        <w:rPr>
          <w:rFonts w:ascii="Times New Roman" w:hAnsi="Times New Roman" w:cs="Times New Roman"/>
        </w:rPr>
        <w:t xml:space="preserve">. In the </w:t>
      </w:r>
      <w:r w:rsidR="00FC17BA" w:rsidRPr="00E968B5">
        <w:rPr>
          <w:rFonts w:ascii="Times New Roman" w:hAnsi="Times New Roman" w:cs="Times New Roman"/>
        </w:rPr>
        <w:t xml:space="preserve">described </w:t>
      </w:r>
      <w:r w:rsidR="005D52E4" w:rsidRPr="00E968B5">
        <w:rPr>
          <w:rFonts w:ascii="Times New Roman" w:hAnsi="Times New Roman" w:cs="Times New Roman"/>
        </w:rPr>
        <w:t xml:space="preserve">critical edition, all </w:t>
      </w:r>
      <w:r w:rsidR="000F45CA">
        <w:rPr>
          <w:rFonts w:ascii="Times New Roman" w:hAnsi="Times New Roman" w:cs="Times New Roman"/>
        </w:rPr>
        <w:t xml:space="preserve">of </w:t>
      </w:r>
      <w:r w:rsidR="00FC17BA" w:rsidRPr="00E968B5">
        <w:rPr>
          <w:rFonts w:ascii="Times New Roman" w:hAnsi="Times New Roman" w:cs="Times New Roman"/>
        </w:rPr>
        <w:t xml:space="preserve">the </w:t>
      </w:r>
      <w:r w:rsidR="005D52E4" w:rsidRPr="00E968B5">
        <w:rPr>
          <w:rFonts w:ascii="Times New Roman" w:hAnsi="Times New Roman" w:cs="Times New Roman"/>
        </w:rPr>
        <w:t xml:space="preserve">preserved textual transmissions </w:t>
      </w:r>
      <w:r w:rsidR="002A6C18" w:rsidRPr="00E968B5">
        <w:rPr>
          <w:rFonts w:ascii="Times New Roman" w:hAnsi="Times New Roman" w:cs="Times New Roman"/>
        </w:rPr>
        <w:t>(</w:t>
      </w:r>
      <w:r w:rsidR="005D52E4" w:rsidRPr="00E968B5">
        <w:rPr>
          <w:rFonts w:ascii="Times New Roman" w:hAnsi="Times New Roman" w:cs="Times New Roman"/>
        </w:rPr>
        <w:t>traditions</w:t>
      </w:r>
      <w:r w:rsidR="002A6C18" w:rsidRPr="00E968B5">
        <w:rPr>
          <w:rFonts w:ascii="Times New Roman" w:hAnsi="Times New Roman" w:cs="Times New Roman"/>
        </w:rPr>
        <w:t>)</w:t>
      </w:r>
      <w:r w:rsidR="005D52E4" w:rsidRPr="00E968B5">
        <w:rPr>
          <w:rFonts w:ascii="Times New Roman" w:hAnsi="Times New Roman" w:cs="Times New Roman"/>
        </w:rPr>
        <w:t xml:space="preserve"> are displayed and organi</w:t>
      </w:r>
      <w:r w:rsidR="000F45CA">
        <w:rPr>
          <w:rFonts w:ascii="Times New Roman" w:hAnsi="Times New Roman" w:cs="Times New Roman"/>
        </w:rPr>
        <w:t>s</w:t>
      </w:r>
      <w:r w:rsidR="005D52E4" w:rsidRPr="00E968B5">
        <w:rPr>
          <w:rFonts w:ascii="Times New Roman" w:hAnsi="Times New Roman" w:cs="Times New Roman"/>
        </w:rPr>
        <w:t xml:space="preserve">ed so as to be subordinate to the </w:t>
      </w:r>
      <w:r w:rsidR="002A6C18" w:rsidRPr="00E968B5">
        <w:rPr>
          <w:rFonts w:ascii="Times New Roman" w:hAnsi="Times New Roman" w:cs="Times New Roman"/>
        </w:rPr>
        <w:t xml:space="preserve">base text, that is, </w:t>
      </w:r>
      <w:proofErr w:type="spellStart"/>
      <w:r w:rsidR="005D52E4" w:rsidRPr="00E968B5">
        <w:rPr>
          <w:rFonts w:ascii="Times New Roman" w:hAnsi="Times New Roman" w:cs="Times New Roman"/>
        </w:rPr>
        <w:t>Foglar’s</w:t>
      </w:r>
      <w:proofErr w:type="spellEnd"/>
      <w:r w:rsidR="005D52E4" w:rsidRPr="00E968B5">
        <w:rPr>
          <w:rFonts w:ascii="Times New Roman" w:hAnsi="Times New Roman" w:cs="Times New Roman"/>
        </w:rPr>
        <w:t xml:space="preserve"> text. </w:t>
      </w:r>
      <w:r w:rsidR="002A6C18" w:rsidRPr="00E968B5">
        <w:rPr>
          <w:rFonts w:ascii="Times New Roman" w:hAnsi="Times New Roman" w:cs="Times New Roman"/>
        </w:rPr>
        <w:t>Our first attempt at encoding</w:t>
      </w:r>
      <w:r w:rsidR="005D52E4" w:rsidRPr="00E968B5">
        <w:rPr>
          <w:rFonts w:ascii="Times New Roman" w:hAnsi="Times New Roman" w:cs="Times New Roman"/>
        </w:rPr>
        <w:t xml:space="preserve"> textual varia</w:t>
      </w:r>
      <w:r w:rsidR="002A6C18" w:rsidRPr="00E968B5">
        <w:rPr>
          <w:rFonts w:ascii="Times New Roman" w:hAnsi="Times New Roman" w:cs="Times New Roman"/>
        </w:rPr>
        <w:t>nce</w:t>
      </w:r>
      <w:r w:rsidR="005D52E4" w:rsidRPr="00E968B5">
        <w:rPr>
          <w:rFonts w:ascii="Times New Roman" w:hAnsi="Times New Roman" w:cs="Times New Roman"/>
        </w:rPr>
        <w:t xml:space="preserve"> in poetic texts</w:t>
      </w:r>
      <w:r w:rsidR="002A6C18" w:rsidRPr="00E968B5">
        <w:rPr>
          <w:rFonts w:ascii="Times New Roman" w:hAnsi="Times New Roman" w:cs="Times New Roman"/>
        </w:rPr>
        <w:t xml:space="preserve"> was</w:t>
      </w:r>
      <w:r w:rsidR="005D52E4" w:rsidRPr="00E968B5">
        <w:rPr>
          <w:rFonts w:ascii="Times New Roman" w:hAnsi="Times New Roman" w:cs="Times New Roman"/>
        </w:rPr>
        <w:t xml:space="preserve"> </w:t>
      </w:r>
      <w:r w:rsidR="004A7C0F">
        <w:rPr>
          <w:rFonts w:ascii="Times New Roman" w:hAnsi="Times New Roman" w:cs="Times New Roman"/>
        </w:rPr>
        <w:t xml:space="preserve">the </w:t>
      </w:r>
      <w:r w:rsidR="005D52E4" w:rsidRPr="00E968B5">
        <w:rPr>
          <w:rFonts w:ascii="Times New Roman" w:hAnsi="Times New Roman" w:cs="Times New Roman"/>
        </w:rPr>
        <w:t>prepar</w:t>
      </w:r>
      <w:r w:rsidR="004A7C0F">
        <w:rPr>
          <w:rFonts w:ascii="Times New Roman" w:hAnsi="Times New Roman" w:cs="Times New Roman"/>
        </w:rPr>
        <w:t>ation of</w:t>
      </w:r>
      <w:r w:rsidR="005D52E4" w:rsidRPr="00E968B5">
        <w:rPr>
          <w:rFonts w:ascii="Times New Roman" w:hAnsi="Times New Roman" w:cs="Times New Roman"/>
        </w:rPr>
        <w:t xml:space="preserve"> the </w:t>
      </w:r>
      <w:r w:rsidR="00FC17BA" w:rsidRPr="00E968B5">
        <w:rPr>
          <w:rFonts w:ascii="Times New Roman" w:hAnsi="Times New Roman" w:cs="Times New Roman"/>
        </w:rPr>
        <w:t>digital</w:t>
      </w:r>
      <w:r w:rsidR="005D52E4" w:rsidRPr="00E968B5">
        <w:rPr>
          <w:rFonts w:ascii="Times New Roman" w:hAnsi="Times New Roman" w:cs="Times New Roman"/>
        </w:rPr>
        <w:t xml:space="preserve"> critical edition of Anton Martin </w:t>
      </w:r>
      <w:proofErr w:type="spellStart"/>
      <w:r w:rsidR="005D52E4" w:rsidRPr="00E968B5">
        <w:rPr>
          <w:rFonts w:ascii="Times New Roman" w:hAnsi="Times New Roman" w:cs="Times New Roman"/>
        </w:rPr>
        <w:t>Slomšek</w:t>
      </w:r>
      <w:r w:rsidR="002A6C18" w:rsidRPr="00E968B5">
        <w:rPr>
          <w:rFonts w:ascii="Times New Roman" w:hAnsi="Times New Roman" w:cs="Times New Roman"/>
        </w:rPr>
        <w:t>’</w:t>
      </w:r>
      <w:r w:rsidR="005D52E4" w:rsidRPr="00E968B5">
        <w:rPr>
          <w:rFonts w:ascii="Times New Roman" w:hAnsi="Times New Roman" w:cs="Times New Roman"/>
        </w:rPr>
        <w:t>s</w:t>
      </w:r>
      <w:proofErr w:type="spellEnd"/>
      <w:r w:rsidR="005D52E4" w:rsidRPr="00E968B5">
        <w:rPr>
          <w:rFonts w:ascii="Times New Roman" w:hAnsi="Times New Roman" w:cs="Times New Roman"/>
        </w:rPr>
        <w:t xml:space="preserve"> poem</w:t>
      </w:r>
      <w:r w:rsidR="00614625" w:rsidRPr="00E968B5">
        <w:rPr>
          <w:rFonts w:ascii="Times New Roman" w:hAnsi="Times New Roman" w:cs="Times New Roman"/>
        </w:rPr>
        <w:t>s</w:t>
      </w:r>
      <w:r w:rsidR="000F45CA">
        <w:rPr>
          <w:rFonts w:ascii="Times New Roman" w:hAnsi="Times New Roman" w:cs="Times New Roman"/>
        </w:rPr>
        <w:t>,</w:t>
      </w:r>
      <w:r w:rsidR="005D52E4" w:rsidRPr="00E968B5">
        <w:rPr>
          <w:rFonts w:ascii="Times New Roman" w:hAnsi="Times New Roman" w:cs="Times New Roman"/>
        </w:rPr>
        <w:t xml:space="preserve"> which</w:t>
      </w:r>
      <w:r w:rsidR="000F45CA">
        <w:rPr>
          <w:rFonts w:ascii="Times New Roman" w:hAnsi="Times New Roman" w:cs="Times New Roman"/>
        </w:rPr>
        <w:t xml:space="preserve"> was devise</w:t>
      </w:r>
      <w:r w:rsidR="0023112B">
        <w:rPr>
          <w:rFonts w:ascii="Times New Roman" w:hAnsi="Times New Roman" w:cs="Times New Roman"/>
        </w:rPr>
        <w:t>d</w:t>
      </w:r>
      <w:r w:rsidR="000F45CA">
        <w:rPr>
          <w:rFonts w:ascii="Times New Roman" w:hAnsi="Times New Roman" w:cs="Times New Roman"/>
        </w:rPr>
        <w:t xml:space="preserve"> in the period</w:t>
      </w:r>
      <w:r w:rsidR="005D52E4" w:rsidRPr="00E968B5">
        <w:rPr>
          <w:rFonts w:ascii="Times New Roman" w:hAnsi="Times New Roman" w:cs="Times New Roman"/>
        </w:rPr>
        <w:t xml:space="preserve"> </w:t>
      </w:r>
      <w:r w:rsidR="000F45CA" w:rsidRPr="00E968B5">
        <w:rPr>
          <w:rFonts w:ascii="Times New Roman" w:hAnsi="Times New Roman" w:cs="Times New Roman"/>
        </w:rPr>
        <w:t>2006</w:t>
      </w:r>
      <w:r w:rsidR="000F45CA">
        <w:rPr>
          <w:rFonts w:ascii="Times New Roman" w:hAnsi="Times New Roman" w:cs="Times New Roman"/>
        </w:rPr>
        <w:t>–</w:t>
      </w:r>
      <w:r w:rsidR="000F45CA" w:rsidRPr="00E968B5">
        <w:rPr>
          <w:rFonts w:ascii="Times New Roman" w:hAnsi="Times New Roman" w:cs="Times New Roman"/>
        </w:rPr>
        <w:t>2011</w:t>
      </w:r>
      <w:r w:rsidR="000F45CA">
        <w:rPr>
          <w:rFonts w:ascii="Times New Roman" w:hAnsi="Times New Roman" w:cs="Times New Roman"/>
        </w:rPr>
        <w:t xml:space="preserve"> and </w:t>
      </w:r>
      <w:r w:rsidR="00614625" w:rsidRPr="00E968B5">
        <w:rPr>
          <w:rFonts w:ascii="Times New Roman" w:hAnsi="Times New Roman" w:cs="Times New Roman"/>
        </w:rPr>
        <w:t xml:space="preserve">is still </w:t>
      </w:r>
      <w:r w:rsidR="00145EA5" w:rsidRPr="00E968B5">
        <w:rPr>
          <w:rFonts w:ascii="Times New Roman" w:hAnsi="Times New Roman" w:cs="Times New Roman"/>
        </w:rPr>
        <w:t xml:space="preserve">in </w:t>
      </w:r>
      <w:r w:rsidR="000F45CA">
        <w:rPr>
          <w:rFonts w:ascii="Times New Roman" w:hAnsi="Times New Roman" w:cs="Times New Roman"/>
        </w:rPr>
        <w:t>progress</w:t>
      </w:r>
      <w:r w:rsidR="005D52E4" w:rsidRPr="00E968B5">
        <w:rPr>
          <w:rFonts w:ascii="Times New Roman" w:hAnsi="Times New Roman" w:cs="Times New Roman"/>
        </w:rPr>
        <w:t xml:space="preserve">. </w:t>
      </w:r>
      <w:r w:rsidR="00894837" w:rsidRPr="00E968B5">
        <w:rPr>
          <w:rFonts w:ascii="Times New Roman" w:hAnsi="Times New Roman" w:cs="Times New Roman"/>
        </w:rPr>
        <w:t>T</w:t>
      </w:r>
      <w:r w:rsidR="005D52E4" w:rsidRPr="00E968B5">
        <w:rPr>
          <w:rFonts w:ascii="Times New Roman" w:hAnsi="Times New Roman" w:cs="Times New Roman"/>
        </w:rPr>
        <w:t xml:space="preserve">he </w:t>
      </w:r>
      <w:r w:rsidR="00894837" w:rsidRPr="00E968B5">
        <w:rPr>
          <w:rFonts w:ascii="Times New Roman" w:hAnsi="Times New Roman" w:cs="Times New Roman"/>
        </w:rPr>
        <w:t xml:space="preserve">diplomatic transcript of </w:t>
      </w:r>
      <w:proofErr w:type="spellStart"/>
      <w:r w:rsidR="00894837" w:rsidRPr="00E968B5">
        <w:rPr>
          <w:rFonts w:ascii="Times New Roman" w:hAnsi="Times New Roman" w:cs="Times New Roman"/>
        </w:rPr>
        <w:t>Foglar’s</w:t>
      </w:r>
      <w:proofErr w:type="spellEnd"/>
      <w:r w:rsidR="00894837" w:rsidRPr="00E968B5">
        <w:rPr>
          <w:rFonts w:ascii="Times New Roman" w:hAnsi="Times New Roman" w:cs="Times New Roman"/>
        </w:rPr>
        <w:t xml:space="preserve"> hymn book</w:t>
      </w:r>
      <w:r w:rsidR="00894837" w:rsidRPr="00E968B5">
        <w:rPr>
          <w:rFonts w:ascii="Times New Roman" w:hAnsi="Times New Roman" w:cs="Times New Roman"/>
          <w:i/>
        </w:rPr>
        <w:t xml:space="preserve"> </w:t>
      </w:r>
      <w:r w:rsidR="00894837" w:rsidRPr="00E968B5">
        <w:rPr>
          <w:rFonts w:ascii="Times New Roman" w:hAnsi="Times New Roman" w:cs="Times New Roman"/>
        </w:rPr>
        <w:t xml:space="preserve">was </w:t>
      </w:r>
      <w:r w:rsidR="00FC17BA" w:rsidRPr="009B00E2">
        <w:rPr>
          <w:rFonts w:ascii="Times New Roman" w:hAnsi="Times New Roman" w:cs="Times New Roman"/>
        </w:rPr>
        <w:t>treated</w:t>
      </w:r>
      <w:r w:rsidR="00D05989" w:rsidRPr="00E968B5">
        <w:rPr>
          <w:rFonts w:ascii="Times New Roman" w:hAnsi="Times New Roman" w:cs="Times New Roman"/>
        </w:rPr>
        <w:t xml:space="preserve"> with </w:t>
      </w:r>
      <w:r w:rsidR="00894837" w:rsidRPr="00E968B5">
        <w:rPr>
          <w:rFonts w:ascii="Times New Roman" w:hAnsi="Times New Roman" w:cs="Times New Roman"/>
        </w:rPr>
        <w:t xml:space="preserve">the </w:t>
      </w:r>
      <w:r w:rsidR="00425FC5" w:rsidRPr="00E968B5">
        <w:rPr>
          <w:rFonts w:ascii="Times New Roman" w:hAnsi="Times New Roman" w:cs="Times New Roman"/>
        </w:rPr>
        <w:lastRenderedPageBreak/>
        <w:t xml:space="preserve">same </w:t>
      </w:r>
      <w:r w:rsidR="005D52E4" w:rsidRPr="00E968B5">
        <w:rPr>
          <w:rFonts w:ascii="Times New Roman" w:hAnsi="Times New Roman" w:cs="Times New Roman"/>
          <w:i/>
        </w:rPr>
        <w:t>apparatus criticus</w:t>
      </w:r>
      <w:r w:rsidR="0023112B">
        <w:rPr>
          <w:rFonts w:ascii="Times New Roman" w:hAnsi="Times New Roman" w:cs="Times New Roman"/>
        </w:rPr>
        <w:t>,</w:t>
      </w:r>
      <w:r w:rsidR="005D52E4" w:rsidRPr="00E968B5">
        <w:rPr>
          <w:rFonts w:ascii="Times New Roman" w:hAnsi="Times New Roman" w:cs="Times New Roman"/>
        </w:rPr>
        <w:t xml:space="preserve"> </w:t>
      </w:r>
      <w:r w:rsidR="00254C33" w:rsidRPr="00E968B5">
        <w:rPr>
          <w:rFonts w:ascii="Times New Roman" w:hAnsi="Times New Roman" w:cs="Times New Roman"/>
        </w:rPr>
        <w:t xml:space="preserve">applying </w:t>
      </w:r>
      <w:r w:rsidR="005D52E4" w:rsidRPr="00E968B5">
        <w:rPr>
          <w:rFonts w:ascii="Times New Roman" w:hAnsi="Times New Roman" w:cs="Times New Roman"/>
        </w:rPr>
        <w:t>the same parallel segmentation method</w:t>
      </w:r>
      <w:r w:rsidR="00254C33" w:rsidRPr="00E968B5">
        <w:rPr>
          <w:rStyle w:val="FootnoteReference"/>
          <w:rFonts w:ascii="Times New Roman" w:hAnsi="Times New Roman" w:cs="Times New Roman"/>
        </w:rPr>
        <w:footnoteReference w:id="8"/>
      </w:r>
      <w:r w:rsidR="005D52E4" w:rsidRPr="00E968B5">
        <w:rPr>
          <w:rFonts w:ascii="Times New Roman" w:hAnsi="Times New Roman" w:cs="Times New Roman"/>
        </w:rPr>
        <w:t xml:space="preserve"> and displaying the</w:t>
      </w:r>
      <w:r w:rsidR="00254C33" w:rsidRPr="00E968B5">
        <w:rPr>
          <w:rFonts w:ascii="Times New Roman" w:hAnsi="Times New Roman" w:cs="Times New Roman"/>
        </w:rPr>
        <w:t xml:space="preserve"> variant readings</w:t>
      </w:r>
      <w:r w:rsidR="005D52E4" w:rsidRPr="00E968B5">
        <w:rPr>
          <w:rFonts w:ascii="Times New Roman" w:hAnsi="Times New Roman" w:cs="Times New Roman"/>
        </w:rPr>
        <w:t xml:space="preserve"> using </w:t>
      </w:r>
      <w:r w:rsidR="00254C33" w:rsidRPr="00E968B5">
        <w:rPr>
          <w:rFonts w:ascii="Times New Roman" w:hAnsi="Times New Roman" w:cs="Times New Roman"/>
        </w:rPr>
        <w:t xml:space="preserve">the </w:t>
      </w:r>
      <w:r w:rsidR="00254C33" w:rsidRPr="00E968B5">
        <w:rPr>
          <w:rFonts w:ascii="Courier New" w:hAnsi="Courier New" w:cs="Courier New"/>
        </w:rPr>
        <w:t>app</w:t>
      </w:r>
      <w:r w:rsidR="002117A5" w:rsidRPr="00E968B5">
        <w:rPr>
          <w:rFonts w:ascii="Courier New" w:hAnsi="Courier New" w:cs="Courier New"/>
        </w:rPr>
        <w:t xml:space="preserve"> </w:t>
      </w:r>
      <w:r w:rsidR="002117A5" w:rsidRPr="00E968B5">
        <w:rPr>
          <w:rFonts w:ascii="Times New Roman" w:hAnsi="Times New Roman" w:cs="Times New Roman"/>
        </w:rPr>
        <w:t>element</w:t>
      </w:r>
      <w:r w:rsidR="00FC17BA" w:rsidRPr="00E968B5">
        <w:rPr>
          <w:rFonts w:ascii="Times New Roman" w:hAnsi="Times New Roman" w:cs="Times New Roman"/>
        </w:rPr>
        <w:t>. The latter</w:t>
      </w:r>
      <w:r w:rsidR="005D52E4" w:rsidRPr="00E968B5">
        <w:rPr>
          <w:rFonts w:ascii="Times New Roman" w:hAnsi="Times New Roman" w:cs="Times New Roman"/>
        </w:rPr>
        <w:t xml:space="preserve"> contains the bas</w:t>
      </w:r>
      <w:r w:rsidR="004759C4">
        <w:rPr>
          <w:rFonts w:ascii="Times New Roman" w:hAnsi="Times New Roman" w:cs="Times New Roman"/>
        </w:rPr>
        <w:t>e</w:t>
      </w:r>
      <w:r w:rsidR="005D52E4" w:rsidRPr="00E968B5">
        <w:rPr>
          <w:rFonts w:ascii="Times New Roman" w:hAnsi="Times New Roman" w:cs="Times New Roman"/>
        </w:rPr>
        <w:t xml:space="preserve"> text</w:t>
      </w:r>
      <w:r w:rsidR="00FC17BA" w:rsidRPr="00E968B5">
        <w:rPr>
          <w:rFonts w:ascii="Times New Roman" w:hAnsi="Times New Roman" w:cs="Times New Roman"/>
        </w:rPr>
        <w:t xml:space="preserve"> (</w:t>
      </w:r>
      <w:r w:rsidR="00425FC5" w:rsidRPr="00E968B5">
        <w:rPr>
          <w:rFonts w:ascii="Times New Roman" w:hAnsi="Times New Roman" w:cs="Times New Roman"/>
        </w:rPr>
        <w:t xml:space="preserve">the </w:t>
      </w:r>
      <w:r w:rsidR="005D52E4" w:rsidRPr="00E968B5">
        <w:rPr>
          <w:rFonts w:ascii="Times New Roman" w:hAnsi="Times New Roman" w:cs="Times New Roman"/>
        </w:rPr>
        <w:t>lem</w:t>
      </w:r>
      <w:r w:rsidR="00425FC5" w:rsidRPr="00E968B5">
        <w:rPr>
          <w:rFonts w:ascii="Times New Roman" w:hAnsi="Times New Roman" w:cs="Times New Roman"/>
        </w:rPr>
        <w:t>ma</w:t>
      </w:r>
      <w:r w:rsidR="00FC17BA" w:rsidRPr="00E968B5">
        <w:rPr>
          <w:rFonts w:ascii="Times New Roman" w:hAnsi="Times New Roman" w:cs="Times New Roman"/>
        </w:rPr>
        <w:t>),</w:t>
      </w:r>
      <w:r w:rsidR="005D52E4" w:rsidRPr="00E968B5">
        <w:rPr>
          <w:rFonts w:ascii="Times New Roman" w:hAnsi="Times New Roman" w:cs="Times New Roman"/>
        </w:rPr>
        <w:t xml:space="preserve"> and one or more variant</w:t>
      </w:r>
      <w:r w:rsidR="00425FC5" w:rsidRPr="00E968B5">
        <w:rPr>
          <w:rFonts w:ascii="Times New Roman" w:hAnsi="Times New Roman" w:cs="Times New Roman"/>
        </w:rPr>
        <w:t xml:space="preserve"> readings encoded with the</w:t>
      </w:r>
      <w:r w:rsidR="005D52E4" w:rsidRPr="00E968B5">
        <w:rPr>
          <w:rFonts w:ascii="Times New Roman" w:hAnsi="Times New Roman" w:cs="Times New Roman"/>
        </w:rPr>
        <w:t xml:space="preserve"> </w:t>
      </w:r>
      <w:proofErr w:type="spellStart"/>
      <w:r w:rsidR="00425FC5" w:rsidRPr="00E968B5">
        <w:rPr>
          <w:rFonts w:ascii="Courier New" w:hAnsi="Courier New" w:cs="Courier New"/>
        </w:rPr>
        <w:t>rdg</w:t>
      </w:r>
      <w:proofErr w:type="spellEnd"/>
      <w:r w:rsidR="00425FC5" w:rsidRPr="00E968B5">
        <w:rPr>
          <w:rFonts w:ascii="Times New Roman" w:hAnsi="Times New Roman" w:cs="Times New Roman"/>
        </w:rPr>
        <w:t xml:space="preserve"> (</w:t>
      </w:r>
      <w:r w:rsidR="00425FC5" w:rsidRPr="00E968B5">
        <w:rPr>
          <w:rFonts w:ascii="Times New Roman" w:hAnsi="Times New Roman" w:cs="Times New Roman"/>
          <w:i/>
        </w:rPr>
        <w:t>reading</w:t>
      </w:r>
      <w:r w:rsidR="00425FC5" w:rsidRPr="00E968B5">
        <w:rPr>
          <w:rFonts w:ascii="Times New Roman" w:hAnsi="Times New Roman" w:cs="Times New Roman"/>
        </w:rPr>
        <w:t xml:space="preserve">) </w:t>
      </w:r>
      <w:r w:rsidR="002117A5" w:rsidRPr="00E968B5">
        <w:rPr>
          <w:rFonts w:ascii="Times New Roman" w:hAnsi="Times New Roman" w:cs="Times New Roman"/>
        </w:rPr>
        <w:t>element</w:t>
      </w:r>
      <w:r w:rsidR="00425FC5" w:rsidRPr="00E968B5">
        <w:rPr>
          <w:rFonts w:ascii="Times New Roman" w:hAnsi="Times New Roman" w:cs="Times New Roman"/>
        </w:rPr>
        <w:t xml:space="preserve">, </w:t>
      </w:r>
      <w:r w:rsidR="005D52E4" w:rsidRPr="00E968B5">
        <w:rPr>
          <w:rFonts w:ascii="Times New Roman" w:hAnsi="Times New Roman" w:cs="Times New Roman"/>
        </w:rPr>
        <w:t xml:space="preserve">each with a reference to the </w:t>
      </w:r>
      <w:r w:rsidR="00425FC5" w:rsidRPr="00E968B5">
        <w:rPr>
          <w:rFonts w:ascii="Times New Roman" w:hAnsi="Times New Roman" w:cs="Times New Roman"/>
        </w:rPr>
        <w:t xml:space="preserve">appropriate </w:t>
      </w:r>
      <w:r w:rsidR="005D52E4" w:rsidRPr="00E968B5">
        <w:rPr>
          <w:rFonts w:ascii="Times New Roman" w:hAnsi="Times New Roman" w:cs="Times New Roman"/>
        </w:rPr>
        <w:t xml:space="preserve">version via the </w:t>
      </w:r>
      <w:r w:rsidR="00425FC5" w:rsidRPr="00E968B5">
        <w:rPr>
          <w:rFonts w:ascii="Courier New" w:hAnsi="Courier New" w:cs="Courier New"/>
        </w:rPr>
        <w:t>@</w:t>
      </w:r>
      <w:proofErr w:type="spellStart"/>
      <w:r w:rsidR="00425FC5" w:rsidRPr="00E968B5">
        <w:rPr>
          <w:rFonts w:ascii="Courier New" w:hAnsi="Courier New" w:cs="Courier New"/>
        </w:rPr>
        <w:t>witt</w:t>
      </w:r>
      <w:proofErr w:type="spellEnd"/>
      <w:r w:rsidR="00425FC5" w:rsidRPr="00E968B5">
        <w:rPr>
          <w:rFonts w:ascii="Times New Roman" w:hAnsi="Times New Roman" w:cs="Times New Roman"/>
        </w:rPr>
        <w:t xml:space="preserve"> (</w:t>
      </w:r>
      <w:r w:rsidR="00425FC5" w:rsidRPr="00E968B5">
        <w:rPr>
          <w:rFonts w:ascii="Times New Roman" w:hAnsi="Times New Roman" w:cs="Times New Roman"/>
          <w:i/>
        </w:rPr>
        <w:t>witness</w:t>
      </w:r>
      <w:r w:rsidR="00425FC5" w:rsidRPr="00E968B5">
        <w:rPr>
          <w:rFonts w:ascii="Times New Roman" w:hAnsi="Times New Roman" w:cs="Times New Roman"/>
        </w:rPr>
        <w:t>) attr</w:t>
      </w:r>
      <w:r w:rsidR="005D52E4" w:rsidRPr="00E968B5">
        <w:rPr>
          <w:rFonts w:ascii="Times New Roman" w:hAnsi="Times New Roman" w:cs="Times New Roman"/>
        </w:rPr>
        <w:t>ibute:</w:t>
      </w:r>
    </w:p>
    <w:p w14:paraId="0B03439A" w14:textId="77777777" w:rsidR="00436562" w:rsidRPr="00E968B5" w:rsidRDefault="00436562" w:rsidP="00436562">
      <w:pPr>
        <w:shd w:val="clear" w:color="auto" w:fill="FFFFFF"/>
        <w:autoSpaceDE w:val="0"/>
        <w:autoSpaceDN w:val="0"/>
        <w:adjustRightInd w:val="0"/>
        <w:rPr>
          <w:rFonts w:ascii="Times New Roman" w:hAnsi="Times New Roman" w:cs="Times New Roman"/>
          <w:highlight w:val="white"/>
        </w:rPr>
      </w:pP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00C72261"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lem</w:t>
      </w:r>
      <w:proofErr w:type="spellEnd"/>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"#F"</w:t>
      </w:r>
      <w:r w:rsidRPr="00E968B5">
        <w:rPr>
          <w:rFonts w:ascii="Times New Roman" w:hAnsi="Times New Roman" w:cs="Times New Roman"/>
          <w:color w:val="000096"/>
          <w:highlight w:val="white"/>
        </w:rPr>
        <w:t>&gt;</w:t>
      </w:r>
      <w:proofErr w:type="spellStart"/>
      <w:r w:rsidRPr="00E968B5">
        <w:rPr>
          <w:rFonts w:ascii="Times New Roman" w:hAnsi="Times New Roman" w:cs="Times New Roman"/>
          <w:color w:val="000000"/>
          <w:highlight w:val="white"/>
        </w:rPr>
        <w:t>MAri</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ia</w:t>
      </w:r>
      <w:proofErr w:type="spellEnd"/>
      <w:r w:rsidRPr="00E968B5">
        <w:rPr>
          <w:rFonts w:ascii="Times New Roman" w:hAnsi="Times New Roman" w:cs="Times New Roman"/>
          <w:color w:val="000000"/>
          <w:highlight w:val="white"/>
        </w:rPr>
        <w:t xml:space="preserve"> Magda </w:t>
      </w:r>
      <w:proofErr w:type="spellStart"/>
      <w:r w:rsidRPr="00E968B5">
        <w:rPr>
          <w:rFonts w:ascii="Times New Roman" w:hAnsi="Times New Roman" w:cs="Times New Roman"/>
          <w:color w:val="000000"/>
          <w:highlight w:val="white"/>
        </w:rPr>
        <w:t>lena</w:t>
      </w:r>
      <w:proofErr w:type="spellEnd"/>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lem</w:t>
      </w:r>
      <w:proofErr w:type="spellEnd"/>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rdg</w:t>
      </w:r>
      <w:proofErr w:type="spellEnd"/>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"#M"</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An Bart Magdalena</w:t>
      </w:r>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rdg</w:t>
      </w:r>
      <w:proofErr w:type="spellEnd"/>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rdg</w:t>
      </w:r>
      <w:proofErr w:type="spellEnd"/>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"#POD"</w:t>
      </w:r>
      <w:r w:rsidRPr="00E968B5">
        <w:rPr>
          <w:rFonts w:ascii="Times New Roman" w:hAnsi="Times New Roman" w:cs="Times New Roman"/>
          <w:color w:val="000096"/>
          <w:highlight w:val="white"/>
        </w:rPr>
        <w:t>&gt;</w:t>
      </w:r>
      <w:proofErr w:type="spellStart"/>
      <w:r w:rsidRPr="00E968B5">
        <w:rPr>
          <w:rFonts w:ascii="Times New Roman" w:hAnsi="Times New Roman" w:cs="Times New Roman"/>
          <w:color w:val="000000"/>
          <w:highlight w:val="white"/>
        </w:rPr>
        <w:t>Enkrat</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Madalena</w:t>
      </w:r>
      <w:proofErr w:type="spellEnd"/>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rdg</w:t>
      </w:r>
      <w:proofErr w:type="spellEnd"/>
      <w:r w:rsidRPr="00E968B5">
        <w:rPr>
          <w:rFonts w:ascii="Times New Roman" w:hAnsi="Times New Roman" w:cs="Times New Roman"/>
          <w:color w:val="000096"/>
          <w:highlight w:val="white"/>
        </w:rPr>
        <w:t>&gt;</w:t>
      </w:r>
      <w:r w:rsidR="00C72261"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r>
      <w:r w:rsidRPr="00E968B5">
        <w:rPr>
          <w:rFonts w:ascii="Times New Roman" w:hAnsi="Times New Roman" w:cs="Times New Roman"/>
          <w:color w:val="000096"/>
          <w:highlight w:val="white"/>
        </w:rPr>
        <w:t>&lt;/l&gt;</w:t>
      </w:r>
    </w:p>
    <w:p w14:paraId="17451BBA" w14:textId="77777777" w:rsidR="00A254F3" w:rsidRPr="00E968B5" w:rsidRDefault="00A254F3" w:rsidP="00436562">
      <w:pPr>
        <w:spacing w:line="360" w:lineRule="auto"/>
        <w:jc w:val="both"/>
        <w:rPr>
          <w:rFonts w:ascii="Times New Roman" w:hAnsi="Times New Roman" w:cs="Times New Roman"/>
        </w:rPr>
      </w:pPr>
    </w:p>
    <w:p w14:paraId="51456B90" w14:textId="1C37BBCA" w:rsidR="001C0B35" w:rsidRPr="00E968B5" w:rsidRDefault="00AC0502" w:rsidP="00E93F1B">
      <w:pPr>
        <w:spacing w:line="360" w:lineRule="auto"/>
        <w:jc w:val="both"/>
        <w:rPr>
          <w:rFonts w:ascii="Times New Roman" w:hAnsi="Times New Roman" w:cs="Times New Roman"/>
        </w:rPr>
      </w:pPr>
      <w:r>
        <w:rPr>
          <w:rFonts w:ascii="Times New Roman" w:hAnsi="Times New Roman" w:cs="Times New Roman"/>
        </w:rPr>
        <w:tab/>
      </w:r>
      <w:r w:rsidR="00375C8E" w:rsidRPr="00E968B5">
        <w:rPr>
          <w:rFonts w:ascii="Times New Roman" w:hAnsi="Times New Roman" w:cs="Times New Roman"/>
        </w:rPr>
        <w:t>T</w:t>
      </w:r>
      <w:r w:rsidR="001C0B35" w:rsidRPr="00E968B5">
        <w:rPr>
          <w:rFonts w:ascii="Times New Roman" w:hAnsi="Times New Roman" w:cs="Times New Roman"/>
        </w:rPr>
        <w:t xml:space="preserve">he </w:t>
      </w:r>
      <w:r w:rsidR="00375C8E" w:rsidRPr="00E968B5">
        <w:rPr>
          <w:rFonts w:ascii="Courier New" w:hAnsi="Courier New" w:cs="Courier New"/>
        </w:rPr>
        <w:t>@wit</w:t>
      </w:r>
      <w:r w:rsidR="00375C8E" w:rsidRPr="00E968B5">
        <w:rPr>
          <w:rFonts w:ascii="Times New Roman" w:hAnsi="Times New Roman" w:cs="Times New Roman"/>
        </w:rPr>
        <w:t xml:space="preserve"> </w:t>
      </w:r>
      <w:r w:rsidR="001C0B35" w:rsidRPr="00E968B5">
        <w:rPr>
          <w:rFonts w:ascii="Times New Roman" w:hAnsi="Times New Roman" w:cs="Times New Roman"/>
        </w:rPr>
        <w:t xml:space="preserve">attribute </w:t>
      </w:r>
      <w:r w:rsidR="00375C8E" w:rsidRPr="00E968B5">
        <w:rPr>
          <w:rFonts w:ascii="Times New Roman" w:hAnsi="Times New Roman" w:cs="Times New Roman"/>
        </w:rPr>
        <w:t xml:space="preserve">value </w:t>
      </w:r>
      <w:r w:rsidR="001C0B35" w:rsidRPr="00E968B5">
        <w:rPr>
          <w:rFonts w:ascii="Times New Roman" w:hAnsi="Times New Roman" w:cs="Times New Roman"/>
        </w:rPr>
        <w:t xml:space="preserve">refers to the identifier of the description of manuscripts and prints with the aforementioned versions of </w:t>
      </w:r>
      <w:r w:rsidR="00375C8E" w:rsidRPr="00E968B5">
        <w:rPr>
          <w:rFonts w:ascii="Times New Roman" w:hAnsi="Times New Roman" w:cs="Times New Roman"/>
        </w:rPr>
        <w:t>hymnal texts</w:t>
      </w:r>
      <w:r w:rsidR="001C0B35" w:rsidRPr="00E968B5">
        <w:rPr>
          <w:rFonts w:ascii="Times New Roman" w:hAnsi="Times New Roman" w:cs="Times New Roman"/>
        </w:rPr>
        <w:t xml:space="preserve">, such as the value </w:t>
      </w:r>
      <w:r w:rsidR="00375C8E" w:rsidRPr="00E968B5">
        <w:rPr>
          <w:rFonts w:ascii="Times New Roman" w:hAnsi="Times New Roman" w:cs="Times New Roman"/>
        </w:rPr>
        <w:t>“</w:t>
      </w:r>
      <w:r w:rsidR="001C0B35" w:rsidRPr="00E968B5">
        <w:rPr>
          <w:rFonts w:ascii="Times New Roman" w:hAnsi="Times New Roman" w:cs="Times New Roman"/>
        </w:rPr>
        <w:t>M</w:t>
      </w:r>
      <w:r w:rsidR="00375C8E" w:rsidRPr="00E968B5">
        <w:rPr>
          <w:rFonts w:ascii="Times New Roman" w:hAnsi="Times New Roman" w:cs="Times New Roman"/>
        </w:rPr>
        <w:t xml:space="preserve">” for </w:t>
      </w:r>
      <w:proofErr w:type="spellStart"/>
      <w:r w:rsidR="00375C8E" w:rsidRPr="00E968B5">
        <w:rPr>
          <w:rFonts w:ascii="Times New Roman" w:hAnsi="Times New Roman" w:cs="Times New Roman"/>
          <w:i/>
        </w:rPr>
        <w:t>Maurerjeve</w:t>
      </w:r>
      <w:proofErr w:type="spellEnd"/>
      <w:r w:rsidR="00375C8E" w:rsidRPr="00E968B5">
        <w:rPr>
          <w:rFonts w:ascii="Times New Roman" w:hAnsi="Times New Roman" w:cs="Times New Roman"/>
          <w:i/>
        </w:rPr>
        <w:t xml:space="preserve"> </w:t>
      </w:r>
      <w:proofErr w:type="spellStart"/>
      <w:r w:rsidR="00375C8E" w:rsidRPr="00E968B5">
        <w:rPr>
          <w:rFonts w:ascii="Times New Roman" w:hAnsi="Times New Roman" w:cs="Times New Roman"/>
          <w:i/>
        </w:rPr>
        <w:t>pesmarice</w:t>
      </w:r>
      <w:proofErr w:type="spellEnd"/>
      <w:r w:rsidR="001C0B35" w:rsidRPr="00E968B5">
        <w:rPr>
          <w:rFonts w:ascii="Times New Roman" w:hAnsi="Times New Roman" w:cs="Times New Roman"/>
        </w:rPr>
        <w:t xml:space="preserve">, </w:t>
      </w:r>
      <w:r w:rsidR="00375C8E" w:rsidRPr="00E968B5">
        <w:rPr>
          <w:rFonts w:ascii="Times New Roman" w:hAnsi="Times New Roman" w:cs="Times New Roman"/>
        </w:rPr>
        <w:t>or</w:t>
      </w:r>
      <w:r w:rsidR="001C0B35" w:rsidRPr="00E968B5">
        <w:rPr>
          <w:rFonts w:ascii="Times New Roman" w:hAnsi="Times New Roman" w:cs="Times New Roman"/>
        </w:rPr>
        <w:t xml:space="preserve"> </w:t>
      </w:r>
      <w:r w:rsidR="00375C8E" w:rsidRPr="00E968B5">
        <w:rPr>
          <w:rFonts w:ascii="Times New Roman" w:hAnsi="Times New Roman" w:cs="Times New Roman"/>
        </w:rPr>
        <w:t>“</w:t>
      </w:r>
      <w:r w:rsidR="001C0B35" w:rsidRPr="00E968B5">
        <w:rPr>
          <w:rFonts w:ascii="Times New Roman" w:hAnsi="Times New Roman" w:cs="Times New Roman"/>
        </w:rPr>
        <w:t>POD</w:t>
      </w:r>
      <w:r w:rsidR="00375C8E" w:rsidRPr="00E968B5">
        <w:rPr>
          <w:rFonts w:ascii="Times New Roman" w:hAnsi="Times New Roman" w:cs="Times New Roman"/>
        </w:rPr>
        <w:t>”</w:t>
      </w:r>
      <w:r w:rsidR="001C0B35" w:rsidRPr="00E968B5">
        <w:rPr>
          <w:rFonts w:ascii="Times New Roman" w:hAnsi="Times New Roman" w:cs="Times New Roman"/>
        </w:rPr>
        <w:t xml:space="preserve"> denot</w:t>
      </w:r>
      <w:r w:rsidR="00375C8E" w:rsidRPr="00E968B5">
        <w:rPr>
          <w:rFonts w:ascii="Times New Roman" w:hAnsi="Times New Roman" w:cs="Times New Roman"/>
        </w:rPr>
        <w:t>ing</w:t>
      </w:r>
      <w:r w:rsidR="001C0B35" w:rsidRPr="00E968B5">
        <w:rPr>
          <w:rFonts w:ascii="Times New Roman" w:hAnsi="Times New Roman" w:cs="Times New Roman"/>
        </w:rPr>
        <w:t xml:space="preserve"> the </w:t>
      </w:r>
      <w:proofErr w:type="spellStart"/>
      <w:r w:rsidR="00375C8E" w:rsidRPr="00E968B5">
        <w:rPr>
          <w:rFonts w:ascii="Times New Roman" w:hAnsi="Times New Roman" w:cs="Times New Roman"/>
          <w:i/>
        </w:rPr>
        <w:t>Manuskript</w:t>
      </w:r>
      <w:proofErr w:type="spellEnd"/>
      <w:r w:rsidR="00375C8E" w:rsidRPr="00E968B5">
        <w:rPr>
          <w:rFonts w:ascii="Times New Roman" w:hAnsi="Times New Roman" w:cs="Times New Roman"/>
          <w:i/>
        </w:rPr>
        <w:t xml:space="preserve"> </w:t>
      </w:r>
      <w:proofErr w:type="spellStart"/>
      <w:r w:rsidR="00375C8E" w:rsidRPr="00E968B5">
        <w:rPr>
          <w:rFonts w:ascii="Times New Roman" w:hAnsi="Times New Roman" w:cs="Times New Roman"/>
          <w:i/>
        </w:rPr>
        <w:t>iz</w:t>
      </w:r>
      <w:proofErr w:type="spellEnd"/>
      <w:r w:rsidR="00375C8E" w:rsidRPr="00E968B5">
        <w:rPr>
          <w:rFonts w:ascii="Times New Roman" w:hAnsi="Times New Roman" w:cs="Times New Roman"/>
          <w:i/>
        </w:rPr>
        <w:t xml:space="preserve"> </w:t>
      </w:r>
      <w:proofErr w:type="spellStart"/>
      <w:r w:rsidR="00375C8E" w:rsidRPr="00E968B5">
        <w:rPr>
          <w:rFonts w:ascii="Times New Roman" w:hAnsi="Times New Roman" w:cs="Times New Roman"/>
          <w:i/>
        </w:rPr>
        <w:t>Podmelca</w:t>
      </w:r>
      <w:proofErr w:type="spellEnd"/>
      <w:r w:rsidR="00334A8A" w:rsidRPr="00E968B5">
        <w:rPr>
          <w:rFonts w:ascii="Times New Roman" w:hAnsi="Times New Roman" w:cs="Times New Roman"/>
        </w:rPr>
        <w:t>,</w:t>
      </w:r>
      <w:r w:rsidR="001C0B35" w:rsidRPr="00E968B5">
        <w:rPr>
          <w:rFonts w:ascii="Times New Roman" w:hAnsi="Times New Roman" w:cs="Times New Roman"/>
        </w:rPr>
        <w:t xml:space="preserve"> as shown </w:t>
      </w:r>
      <w:r w:rsidR="00375C8E" w:rsidRPr="00E968B5">
        <w:rPr>
          <w:rFonts w:ascii="Times New Roman" w:hAnsi="Times New Roman" w:cs="Times New Roman"/>
        </w:rPr>
        <w:t>in</w:t>
      </w:r>
      <w:r w:rsidR="001C0B35" w:rsidRPr="00E968B5">
        <w:rPr>
          <w:rFonts w:ascii="Times New Roman" w:hAnsi="Times New Roman" w:cs="Times New Roman"/>
        </w:rPr>
        <w:t xml:space="preserve"> the list of sources in the pre</w:t>
      </w:r>
      <w:r w:rsidR="00375C8E" w:rsidRPr="00E968B5">
        <w:rPr>
          <w:rFonts w:ascii="Times New Roman" w:hAnsi="Times New Roman" w:cs="Times New Roman"/>
        </w:rPr>
        <w:t>ceding</w:t>
      </w:r>
      <w:r w:rsidR="001C0B35" w:rsidRPr="00E968B5">
        <w:rPr>
          <w:rFonts w:ascii="Times New Roman" w:hAnsi="Times New Roman" w:cs="Times New Roman"/>
        </w:rPr>
        <w:t xml:space="preserve"> </w:t>
      </w:r>
      <w:r w:rsidR="00375C8E" w:rsidRPr="00E968B5">
        <w:rPr>
          <w:rFonts w:ascii="Times New Roman" w:hAnsi="Times New Roman" w:cs="Times New Roman"/>
        </w:rPr>
        <w:t>section</w:t>
      </w:r>
      <w:r w:rsidR="001C0B35" w:rsidRPr="00E968B5">
        <w:rPr>
          <w:rFonts w:ascii="Times New Roman" w:hAnsi="Times New Roman" w:cs="Times New Roman"/>
        </w:rPr>
        <w:t xml:space="preserve">. The </w:t>
      </w:r>
      <w:r w:rsidR="00375C8E" w:rsidRPr="00E968B5">
        <w:rPr>
          <w:rFonts w:ascii="Times New Roman" w:hAnsi="Times New Roman" w:cs="Times New Roman"/>
        </w:rPr>
        <w:t xml:space="preserve">critical edition </w:t>
      </w:r>
      <w:r w:rsidR="001C0B35" w:rsidRPr="00E968B5">
        <w:rPr>
          <w:rFonts w:ascii="Times New Roman" w:hAnsi="Times New Roman" w:cs="Times New Roman"/>
        </w:rPr>
        <w:t>include</w:t>
      </w:r>
      <w:r w:rsidR="00375C8E" w:rsidRPr="00E968B5">
        <w:rPr>
          <w:rFonts w:ascii="Times New Roman" w:hAnsi="Times New Roman" w:cs="Times New Roman"/>
        </w:rPr>
        <w:t>s</w:t>
      </w:r>
      <w:r w:rsidR="001C0B35" w:rsidRPr="00E968B5">
        <w:rPr>
          <w:rFonts w:ascii="Times New Roman" w:hAnsi="Times New Roman" w:cs="Times New Roman"/>
        </w:rPr>
        <w:t xml:space="preserve"> 988 units of the</w:t>
      </w:r>
      <w:r w:rsidR="00375C8E" w:rsidRPr="00E968B5">
        <w:rPr>
          <w:rFonts w:ascii="Times New Roman" w:hAnsi="Times New Roman" w:cs="Times New Roman"/>
        </w:rPr>
        <w:t xml:space="preserve"> critical apparatus</w:t>
      </w:r>
      <w:r w:rsidR="00BD3DB6" w:rsidRPr="00E968B5">
        <w:rPr>
          <w:rFonts w:ascii="Times New Roman" w:hAnsi="Times New Roman" w:cs="Times New Roman"/>
        </w:rPr>
        <w:t xml:space="preserve"> </w:t>
      </w:r>
      <w:r w:rsidR="00BD3DB6" w:rsidRPr="00E968B5">
        <w:rPr>
          <w:rFonts w:ascii="Courier New" w:hAnsi="Courier New" w:cs="Courier New"/>
        </w:rPr>
        <w:t>app</w:t>
      </w:r>
      <w:r w:rsidR="00CE7AE0">
        <w:rPr>
          <w:rFonts w:ascii="Courier New" w:hAnsi="Courier New" w:cs="Courier New"/>
        </w:rPr>
        <w:t>,</w:t>
      </w:r>
      <w:r w:rsidR="001C0B35" w:rsidRPr="00E968B5">
        <w:rPr>
          <w:rFonts w:ascii="Times New Roman" w:hAnsi="Times New Roman" w:cs="Times New Roman"/>
        </w:rPr>
        <w:t xml:space="preserve"> </w:t>
      </w:r>
      <w:r w:rsidR="00CE7AE0">
        <w:rPr>
          <w:rFonts w:ascii="Times New Roman" w:hAnsi="Times New Roman" w:cs="Times New Roman"/>
        </w:rPr>
        <w:t>which</w:t>
      </w:r>
      <w:r w:rsidR="00C31BD2" w:rsidRPr="00E968B5">
        <w:rPr>
          <w:rFonts w:ascii="Times New Roman" w:hAnsi="Times New Roman" w:cs="Times New Roman"/>
        </w:rPr>
        <w:t xml:space="preserve"> </w:t>
      </w:r>
      <w:r w:rsidR="001C0B35" w:rsidRPr="00E968B5">
        <w:rPr>
          <w:rFonts w:ascii="Times New Roman" w:hAnsi="Times New Roman" w:cs="Times New Roman"/>
        </w:rPr>
        <w:t xml:space="preserve">contain 988 </w:t>
      </w:r>
      <w:proofErr w:type="spellStart"/>
      <w:r w:rsidR="00C31BD2" w:rsidRPr="00E968B5">
        <w:rPr>
          <w:rFonts w:ascii="Courier New" w:hAnsi="Courier New" w:cs="Courier New"/>
        </w:rPr>
        <w:t>lem</w:t>
      </w:r>
      <w:proofErr w:type="spellEnd"/>
      <w:r w:rsidR="00C31BD2" w:rsidRPr="00E968B5">
        <w:rPr>
          <w:rFonts w:ascii="Times New Roman" w:hAnsi="Times New Roman" w:cs="Times New Roman"/>
        </w:rPr>
        <w:t xml:space="preserve"> </w:t>
      </w:r>
      <w:r w:rsidR="00334A8A" w:rsidRPr="00E968B5">
        <w:rPr>
          <w:rFonts w:ascii="Times New Roman" w:hAnsi="Times New Roman" w:cs="Times New Roman"/>
        </w:rPr>
        <w:t>elements</w:t>
      </w:r>
      <w:r w:rsidR="001C0B35" w:rsidRPr="00E968B5">
        <w:rPr>
          <w:rFonts w:ascii="Times New Roman" w:hAnsi="Times New Roman" w:cs="Times New Roman"/>
        </w:rPr>
        <w:t xml:space="preserve"> and 1072 </w:t>
      </w:r>
      <w:proofErr w:type="spellStart"/>
      <w:r w:rsidR="00C31BD2" w:rsidRPr="00E968B5">
        <w:rPr>
          <w:rFonts w:ascii="Courier New" w:hAnsi="Courier New" w:cs="Courier New"/>
        </w:rPr>
        <w:t>rdg</w:t>
      </w:r>
      <w:proofErr w:type="spellEnd"/>
      <w:r w:rsidR="00C31BD2" w:rsidRPr="00E968B5">
        <w:rPr>
          <w:rFonts w:ascii="Times New Roman" w:hAnsi="Times New Roman" w:cs="Times New Roman"/>
        </w:rPr>
        <w:t xml:space="preserve"> </w:t>
      </w:r>
      <w:r w:rsidR="00334A8A" w:rsidRPr="00E968B5">
        <w:rPr>
          <w:rFonts w:ascii="Times New Roman" w:hAnsi="Times New Roman" w:cs="Times New Roman"/>
        </w:rPr>
        <w:t>elements</w:t>
      </w:r>
      <w:r w:rsidR="001C0B35" w:rsidRPr="00E968B5">
        <w:rPr>
          <w:rFonts w:ascii="Times New Roman" w:hAnsi="Times New Roman" w:cs="Times New Roman"/>
        </w:rPr>
        <w:t xml:space="preserve">. </w:t>
      </w:r>
      <w:r w:rsidR="00C31BD2" w:rsidRPr="00E968B5">
        <w:rPr>
          <w:rFonts w:ascii="Times New Roman" w:hAnsi="Times New Roman" w:cs="Times New Roman"/>
        </w:rPr>
        <w:t xml:space="preserve">Only </w:t>
      </w:r>
      <w:r w:rsidR="001C0B35" w:rsidRPr="00E968B5">
        <w:rPr>
          <w:rFonts w:ascii="Times New Roman" w:hAnsi="Times New Roman" w:cs="Times New Roman"/>
        </w:rPr>
        <w:t xml:space="preserve">pure textual </w:t>
      </w:r>
      <w:r w:rsidR="00C31BD2" w:rsidRPr="00E968B5">
        <w:rPr>
          <w:rFonts w:ascii="Times New Roman" w:hAnsi="Times New Roman" w:cs="Times New Roman"/>
        </w:rPr>
        <w:t>variants</w:t>
      </w:r>
      <w:r w:rsidR="001C0B35" w:rsidRPr="00E968B5">
        <w:rPr>
          <w:rFonts w:ascii="Times New Roman" w:hAnsi="Times New Roman" w:cs="Times New Roman"/>
        </w:rPr>
        <w:t xml:space="preserve"> </w:t>
      </w:r>
      <w:r w:rsidR="00C31BD2" w:rsidRPr="00E968B5">
        <w:rPr>
          <w:rFonts w:ascii="Times New Roman" w:hAnsi="Times New Roman" w:cs="Times New Roman"/>
        </w:rPr>
        <w:t>were included</w:t>
      </w:r>
      <w:r w:rsidR="00947411" w:rsidRPr="00E968B5">
        <w:rPr>
          <w:rFonts w:ascii="Times New Roman" w:hAnsi="Times New Roman" w:cs="Times New Roman"/>
        </w:rPr>
        <w:t xml:space="preserve"> as</w:t>
      </w:r>
      <w:r w:rsidR="00C31BD2" w:rsidRPr="00E968B5">
        <w:rPr>
          <w:rFonts w:ascii="Times New Roman" w:hAnsi="Times New Roman" w:cs="Times New Roman"/>
        </w:rPr>
        <w:t xml:space="preserve"> units of the critical apparatus</w:t>
      </w:r>
      <w:r w:rsidR="001C0B35" w:rsidRPr="00E968B5">
        <w:rPr>
          <w:rFonts w:ascii="Times New Roman" w:hAnsi="Times New Roman" w:cs="Times New Roman"/>
        </w:rPr>
        <w:t xml:space="preserve">, </w:t>
      </w:r>
      <w:r w:rsidR="00947411" w:rsidRPr="00E968B5">
        <w:rPr>
          <w:rFonts w:ascii="Times New Roman" w:hAnsi="Times New Roman" w:cs="Times New Roman"/>
        </w:rPr>
        <w:t xml:space="preserve">excluding </w:t>
      </w:r>
      <w:r w:rsidR="001C0B35" w:rsidRPr="00E968B5">
        <w:rPr>
          <w:rFonts w:ascii="Times New Roman" w:hAnsi="Times New Roman" w:cs="Times New Roman"/>
        </w:rPr>
        <w:t xml:space="preserve">the </w:t>
      </w:r>
      <w:r w:rsidR="00947411" w:rsidRPr="00E968B5">
        <w:rPr>
          <w:rFonts w:ascii="Times New Roman" w:hAnsi="Times New Roman" w:cs="Times New Roman"/>
        </w:rPr>
        <w:t xml:space="preserve">identification of </w:t>
      </w:r>
      <w:r w:rsidR="001C0B35" w:rsidRPr="00E968B5">
        <w:rPr>
          <w:rFonts w:ascii="Times New Roman" w:hAnsi="Times New Roman" w:cs="Times New Roman"/>
        </w:rPr>
        <w:t>the verse-</w:t>
      </w:r>
      <w:r w:rsidR="00947411" w:rsidRPr="00E968B5">
        <w:rPr>
          <w:rFonts w:ascii="Times New Roman" w:hAnsi="Times New Roman" w:cs="Times New Roman"/>
        </w:rPr>
        <w:t>stanza</w:t>
      </w:r>
      <w:r w:rsidR="001C0B35" w:rsidRPr="00E968B5">
        <w:rPr>
          <w:rFonts w:ascii="Times New Roman" w:hAnsi="Times New Roman" w:cs="Times New Roman"/>
        </w:rPr>
        <w:t xml:space="preserve"> structure of the variant text.</w:t>
      </w:r>
    </w:p>
    <w:p w14:paraId="6F3C479B" w14:textId="212C00D0" w:rsidR="00947411" w:rsidRPr="00E968B5" w:rsidRDefault="00AC0502">
      <w:pPr>
        <w:spacing w:line="360" w:lineRule="auto"/>
        <w:jc w:val="both"/>
        <w:rPr>
          <w:rFonts w:ascii="Times New Roman" w:hAnsi="Times New Roman" w:cs="Times New Roman"/>
        </w:rPr>
      </w:pPr>
      <w:r>
        <w:rPr>
          <w:rFonts w:ascii="Times New Roman" w:hAnsi="Times New Roman" w:cs="Times New Roman"/>
        </w:rPr>
        <w:tab/>
      </w:r>
      <w:r w:rsidR="00947411" w:rsidRPr="00E968B5">
        <w:rPr>
          <w:rFonts w:ascii="Times New Roman" w:hAnsi="Times New Roman" w:cs="Times New Roman"/>
        </w:rPr>
        <w:t xml:space="preserve">Particularly </w:t>
      </w:r>
      <w:r w:rsidR="00D33CC9" w:rsidRPr="00E968B5">
        <w:rPr>
          <w:rFonts w:ascii="Times New Roman" w:hAnsi="Times New Roman" w:cs="Times New Roman"/>
        </w:rPr>
        <w:t>problematic</w:t>
      </w:r>
      <w:r w:rsidR="00947411" w:rsidRPr="00E968B5">
        <w:rPr>
          <w:rFonts w:ascii="Times New Roman" w:hAnsi="Times New Roman" w:cs="Times New Roman"/>
        </w:rPr>
        <w:t xml:space="preserve"> are hymns whose entire stanzas, or simply the verses </w:t>
      </w:r>
      <w:r w:rsidR="00D33CC9" w:rsidRPr="00E968B5">
        <w:rPr>
          <w:rFonts w:ascii="Times New Roman" w:hAnsi="Times New Roman" w:cs="Times New Roman"/>
        </w:rPr>
        <w:t>of a single stanza</w:t>
      </w:r>
      <w:r w:rsidR="00334A8A" w:rsidRPr="00E968B5">
        <w:rPr>
          <w:rFonts w:ascii="Times New Roman" w:hAnsi="Times New Roman" w:cs="Times New Roman"/>
        </w:rPr>
        <w:t>,</w:t>
      </w:r>
      <w:r w:rsidR="00D33CC9" w:rsidRPr="00E968B5">
        <w:rPr>
          <w:rFonts w:ascii="Times New Roman" w:hAnsi="Times New Roman" w:cs="Times New Roman"/>
        </w:rPr>
        <w:t xml:space="preserve"> </w:t>
      </w:r>
      <w:r w:rsidR="00947411" w:rsidRPr="00E968B5">
        <w:rPr>
          <w:rFonts w:ascii="Times New Roman" w:hAnsi="Times New Roman" w:cs="Times New Roman"/>
        </w:rPr>
        <w:t xml:space="preserve">are </w:t>
      </w:r>
      <w:r w:rsidR="00D33CC9" w:rsidRPr="00E968B5">
        <w:rPr>
          <w:rFonts w:ascii="Times New Roman" w:hAnsi="Times New Roman" w:cs="Times New Roman"/>
        </w:rPr>
        <w:t>switched</w:t>
      </w:r>
      <w:r w:rsidR="00947411" w:rsidRPr="00E968B5">
        <w:rPr>
          <w:rFonts w:ascii="Times New Roman" w:hAnsi="Times New Roman" w:cs="Times New Roman"/>
        </w:rPr>
        <w:t xml:space="preserve">, </w:t>
      </w:r>
      <w:r w:rsidR="00334A8A" w:rsidRPr="00E968B5">
        <w:rPr>
          <w:rFonts w:ascii="Times New Roman" w:hAnsi="Times New Roman" w:cs="Times New Roman"/>
        </w:rPr>
        <w:t>such as in</w:t>
      </w:r>
      <w:r w:rsidR="00947411" w:rsidRPr="00E968B5">
        <w:rPr>
          <w:rFonts w:ascii="Times New Roman" w:hAnsi="Times New Roman" w:cs="Times New Roman"/>
        </w:rPr>
        <w:t xml:space="preserve"> </w:t>
      </w:r>
      <w:proofErr w:type="spellStart"/>
      <w:r w:rsidR="00947411" w:rsidRPr="00E968B5">
        <w:rPr>
          <w:rFonts w:ascii="Times New Roman" w:hAnsi="Times New Roman" w:cs="Times New Roman"/>
          <w:i/>
          <w:iCs/>
        </w:rPr>
        <w:t>Pesem</w:t>
      </w:r>
      <w:proofErr w:type="spellEnd"/>
      <w:r w:rsidR="00947411" w:rsidRPr="00E968B5">
        <w:rPr>
          <w:rFonts w:ascii="Times New Roman" w:hAnsi="Times New Roman" w:cs="Times New Roman"/>
          <w:i/>
          <w:iCs/>
        </w:rPr>
        <w:t xml:space="preserve"> od </w:t>
      </w:r>
      <w:proofErr w:type="spellStart"/>
      <w:r w:rsidR="00947411" w:rsidRPr="00E968B5">
        <w:rPr>
          <w:rFonts w:ascii="Times New Roman" w:hAnsi="Times New Roman" w:cs="Times New Roman"/>
          <w:i/>
          <w:iCs/>
        </w:rPr>
        <w:t>vernih</w:t>
      </w:r>
      <w:proofErr w:type="spellEnd"/>
      <w:r w:rsidR="00947411" w:rsidRPr="00E968B5">
        <w:rPr>
          <w:rFonts w:ascii="Times New Roman" w:hAnsi="Times New Roman" w:cs="Times New Roman"/>
          <w:i/>
          <w:iCs/>
        </w:rPr>
        <w:t xml:space="preserve"> </w:t>
      </w:r>
      <w:proofErr w:type="spellStart"/>
      <w:r w:rsidR="00947411" w:rsidRPr="00E968B5">
        <w:rPr>
          <w:rFonts w:ascii="Times New Roman" w:hAnsi="Times New Roman" w:cs="Times New Roman"/>
          <w:i/>
          <w:iCs/>
        </w:rPr>
        <w:t>duš</w:t>
      </w:r>
      <w:proofErr w:type="spellEnd"/>
      <w:r w:rsidR="00947411" w:rsidRPr="00E968B5">
        <w:rPr>
          <w:rFonts w:ascii="Times New Roman" w:hAnsi="Times New Roman" w:cs="Times New Roman"/>
          <w:iCs/>
        </w:rPr>
        <w:t>.</w:t>
      </w:r>
      <w:r w:rsidR="00947411" w:rsidRPr="00E968B5">
        <w:rPr>
          <w:rFonts w:ascii="Times New Roman" w:hAnsi="Times New Roman" w:cs="Times New Roman"/>
        </w:rPr>
        <w:t xml:space="preserve"> Such </w:t>
      </w:r>
      <w:r w:rsidR="00BD4E3D" w:rsidRPr="00E968B5">
        <w:rPr>
          <w:rFonts w:ascii="Times New Roman" w:hAnsi="Times New Roman" w:cs="Times New Roman"/>
        </w:rPr>
        <w:t>switches</w:t>
      </w:r>
      <w:r w:rsidR="00947411" w:rsidRPr="00E968B5">
        <w:rPr>
          <w:rFonts w:ascii="Times New Roman" w:hAnsi="Times New Roman" w:cs="Times New Roman"/>
        </w:rPr>
        <w:t xml:space="preserve"> can be more explicitly marked using</w:t>
      </w:r>
      <w:r w:rsidR="00BD4E3D" w:rsidRPr="00E968B5">
        <w:rPr>
          <w:rFonts w:ascii="Times New Roman" w:hAnsi="Times New Roman" w:cs="Times New Roman"/>
        </w:rPr>
        <w:t xml:space="preserve"> the</w:t>
      </w:r>
      <w:r w:rsidR="00947411" w:rsidRPr="00E968B5">
        <w:rPr>
          <w:rFonts w:ascii="Times New Roman" w:hAnsi="Times New Roman" w:cs="Times New Roman"/>
        </w:rPr>
        <w:t xml:space="preserve"> </w:t>
      </w:r>
      <w:r w:rsidR="00BD4E3D" w:rsidRPr="00E968B5">
        <w:rPr>
          <w:rFonts w:ascii="Courier New" w:hAnsi="Courier New" w:cs="Courier New"/>
        </w:rPr>
        <w:t>@</w:t>
      </w:r>
      <w:proofErr w:type="spellStart"/>
      <w:r w:rsidR="00BD4E3D" w:rsidRPr="00E968B5">
        <w:rPr>
          <w:rFonts w:ascii="Courier New" w:hAnsi="Courier New" w:cs="Courier New"/>
        </w:rPr>
        <w:t>xml:id</w:t>
      </w:r>
      <w:proofErr w:type="spellEnd"/>
      <w:r w:rsidR="00BD4E3D" w:rsidRPr="00E968B5">
        <w:rPr>
          <w:rFonts w:ascii="Times New Roman" w:hAnsi="Times New Roman" w:cs="Times New Roman"/>
        </w:rPr>
        <w:t xml:space="preserve"> (</w:t>
      </w:r>
      <w:r w:rsidR="00BD4E3D" w:rsidRPr="00E968B5">
        <w:rPr>
          <w:rFonts w:ascii="Times New Roman" w:hAnsi="Times New Roman" w:cs="Times New Roman"/>
          <w:i/>
        </w:rPr>
        <w:t>identifier</w:t>
      </w:r>
      <w:r w:rsidR="00BD4E3D" w:rsidRPr="00E968B5">
        <w:rPr>
          <w:rFonts w:ascii="Times New Roman" w:hAnsi="Times New Roman" w:cs="Times New Roman"/>
        </w:rPr>
        <w:t xml:space="preserve">) and </w:t>
      </w:r>
      <w:r w:rsidR="00BD4E3D" w:rsidRPr="00E968B5">
        <w:rPr>
          <w:rFonts w:ascii="Courier New" w:hAnsi="Courier New" w:cs="Courier New"/>
        </w:rPr>
        <w:t>@</w:t>
      </w:r>
      <w:proofErr w:type="spellStart"/>
      <w:r w:rsidR="00BD4E3D" w:rsidRPr="00E968B5">
        <w:rPr>
          <w:rFonts w:ascii="Courier New" w:hAnsi="Courier New" w:cs="Courier New"/>
        </w:rPr>
        <w:t>corresp</w:t>
      </w:r>
      <w:proofErr w:type="spellEnd"/>
      <w:r w:rsidR="00BD4E3D" w:rsidRPr="00E968B5">
        <w:rPr>
          <w:rFonts w:ascii="Times New Roman" w:hAnsi="Times New Roman" w:cs="Times New Roman"/>
        </w:rPr>
        <w:t xml:space="preserve"> (</w:t>
      </w:r>
      <w:r w:rsidR="00BD4E3D" w:rsidRPr="00E968B5">
        <w:rPr>
          <w:rFonts w:ascii="Times New Roman" w:hAnsi="Times New Roman" w:cs="Times New Roman"/>
          <w:i/>
        </w:rPr>
        <w:t>corresponds</w:t>
      </w:r>
      <w:r w:rsidR="00BD4E3D" w:rsidRPr="00E968B5">
        <w:rPr>
          <w:rFonts w:ascii="Times New Roman" w:hAnsi="Times New Roman" w:cs="Times New Roman"/>
        </w:rPr>
        <w:t>)</w:t>
      </w:r>
      <w:r w:rsidR="00947411" w:rsidRPr="00E968B5">
        <w:rPr>
          <w:rFonts w:ascii="Times New Roman" w:hAnsi="Times New Roman" w:cs="Times New Roman"/>
        </w:rPr>
        <w:t xml:space="preserve"> attributes:</w:t>
      </w:r>
    </w:p>
    <w:p w14:paraId="7693EC68" w14:textId="77777777" w:rsidR="00D07773" w:rsidRPr="00E968B5" w:rsidRDefault="00D07773">
      <w:pPr>
        <w:spacing w:line="360" w:lineRule="auto"/>
        <w:jc w:val="both"/>
        <w:rPr>
          <w:rFonts w:ascii="Times New Roman" w:hAnsi="Times New Roman" w:cs="Times New Roman"/>
        </w:rPr>
      </w:pPr>
    </w:p>
    <w:p w14:paraId="23E14F97" w14:textId="6D1276FB" w:rsidR="00D07773" w:rsidRDefault="00D07773" w:rsidP="00D07773">
      <w:pPr>
        <w:shd w:val="clear" w:color="auto" w:fill="FFFFFF"/>
        <w:autoSpaceDE w:val="0"/>
        <w:autoSpaceDN w:val="0"/>
        <w:adjustRightInd w:val="0"/>
        <w:rPr>
          <w:rFonts w:ascii="Times New Roman" w:hAnsi="Times New Roman" w:cs="Times New Roman"/>
          <w:color w:val="000096"/>
          <w:highlight w:val="white"/>
        </w:rPr>
      </w:pP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lem</w:t>
      </w:r>
      <w:proofErr w:type="spellEnd"/>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"#F"</w:t>
      </w:r>
      <w:r w:rsidRPr="00E968B5">
        <w:rPr>
          <w:rFonts w:ascii="Times New Roman" w:hAnsi="Times New Roman" w:cs="Times New Roman"/>
          <w:color w:val="F5844C"/>
          <w:highlight w:val="white"/>
        </w:rPr>
        <w:t xml:space="preserve"> </w:t>
      </w:r>
      <w:proofErr w:type="spellStart"/>
      <w:r w:rsidRPr="00E968B5">
        <w:rPr>
          <w:rFonts w:ascii="Times New Roman" w:hAnsi="Times New Roman" w:cs="Times New Roman"/>
          <w:color w:val="F5844C"/>
          <w:highlight w:val="white"/>
        </w:rPr>
        <w:t>xml:id</w:t>
      </w:r>
      <w:proofErr w:type="spellEnd"/>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"verse5"</w:t>
      </w:r>
      <w:r w:rsidRPr="00E968B5">
        <w:rPr>
          <w:rFonts w:ascii="Times New Roman" w:hAnsi="Times New Roman" w:cs="Times New Roman"/>
          <w:color w:val="000096"/>
          <w:highlight w:val="white"/>
        </w:rPr>
        <w:t>&gt;</w:t>
      </w:r>
      <w:proofErr w:type="spellStart"/>
      <w:r w:rsidRPr="00E968B5">
        <w:rPr>
          <w:rFonts w:ascii="Times New Roman" w:hAnsi="Times New Roman" w:cs="Times New Roman"/>
          <w:color w:val="000000"/>
          <w:highlight w:val="white"/>
        </w:rPr>
        <w:t>Dol</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vo</w:t>
      </w:r>
      <w:proofErr w:type="spellEnd"/>
      <w:r w:rsidRPr="00E968B5">
        <w:rPr>
          <w:rFonts w:ascii="Times New Roman" w:hAnsi="Times New Roman" w:cs="Times New Roman"/>
          <w:color w:val="000000"/>
          <w:highlight w:val="white"/>
        </w:rPr>
        <w:t xml:space="preserve"> gen </w:t>
      </w:r>
      <w:proofErr w:type="spellStart"/>
      <w:r w:rsidRPr="00E968B5">
        <w:rPr>
          <w:rFonts w:ascii="Times New Roman" w:hAnsi="Times New Roman" w:cs="Times New Roman"/>
          <w:color w:val="000000"/>
          <w:highlight w:val="white"/>
        </w:rPr>
        <w:t>ſo</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sako</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pa</w:t>
      </w:r>
      <w:proofErr w:type="spellEnd"/>
      <w:r w:rsidRPr="00E968B5">
        <w:rPr>
          <w:rFonts w:ascii="Times New Roman" w:hAnsi="Times New Roman" w:cs="Times New Roman"/>
          <w:color w:val="000000"/>
          <w:highlight w:val="white"/>
        </w:rPr>
        <w:t xml:space="preserve"> ne</w:t>
      </w:r>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lem</w:t>
      </w:r>
      <w:proofErr w:type="spellEnd"/>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rdg</w:t>
      </w:r>
      <w:proofErr w:type="spellEnd"/>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"#P"</w:t>
      </w:r>
      <w:r w:rsidRPr="00E968B5">
        <w:rPr>
          <w:rFonts w:ascii="Times New Roman" w:hAnsi="Times New Roman" w:cs="Times New Roman"/>
          <w:color w:val="F5844C"/>
          <w:highlight w:val="white"/>
        </w:rPr>
        <w:t xml:space="preserve"> </w:t>
      </w:r>
      <w:proofErr w:type="spellStart"/>
      <w:r w:rsidRPr="00E968B5">
        <w:rPr>
          <w:rFonts w:ascii="Times New Roman" w:hAnsi="Times New Roman" w:cs="Times New Roman"/>
          <w:color w:val="F5844C"/>
          <w:highlight w:val="white"/>
        </w:rPr>
        <w:t>corresp</w:t>
      </w:r>
      <w:proofErr w:type="spellEnd"/>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w:t>
      </w:r>
      <w:r w:rsidR="001C65EE">
        <w:rPr>
          <w:rFonts w:ascii="Times New Roman" w:hAnsi="Times New Roman" w:cs="Times New Roman"/>
          <w:color w:val="993300"/>
          <w:highlight w:val="white"/>
        </w:rPr>
        <w:t>#</w:t>
      </w:r>
      <w:r w:rsidRPr="00E968B5">
        <w:rPr>
          <w:rFonts w:ascii="Times New Roman" w:hAnsi="Times New Roman" w:cs="Times New Roman"/>
          <w:color w:val="993300"/>
          <w:highlight w:val="white"/>
        </w:rPr>
        <w:t>verse9"</w:t>
      </w:r>
      <w:r w:rsidRPr="00E968B5">
        <w:rPr>
          <w:rFonts w:ascii="Times New Roman" w:hAnsi="Times New Roman" w:cs="Times New Roman"/>
          <w:color w:val="000096"/>
          <w:highlight w:val="white"/>
        </w:rPr>
        <w:t>&gt;</w:t>
      </w:r>
      <w:proofErr w:type="spellStart"/>
      <w:r w:rsidRPr="00E968B5">
        <w:rPr>
          <w:rFonts w:ascii="Times New Roman" w:hAnsi="Times New Roman" w:cs="Times New Roman"/>
          <w:color w:val="000000"/>
          <w:highlight w:val="white"/>
        </w:rPr>
        <w:t>Vshgala</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ga</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je</w:t>
      </w:r>
      <w:proofErr w:type="spellEnd"/>
      <w:r w:rsidRPr="00E968B5">
        <w:rPr>
          <w:rFonts w:ascii="Times New Roman" w:hAnsi="Times New Roman" w:cs="Times New Roman"/>
          <w:color w:val="000000"/>
          <w:highlight w:val="white"/>
        </w:rPr>
        <w:t xml:space="preserve"> ta </w:t>
      </w:r>
      <w:proofErr w:type="spellStart"/>
      <w:r w:rsidRPr="00E968B5">
        <w:rPr>
          <w:rFonts w:ascii="Times New Roman" w:hAnsi="Times New Roman" w:cs="Times New Roman"/>
          <w:color w:val="000000"/>
          <w:highlight w:val="white"/>
        </w:rPr>
        <w:t>praviza</w:t>
      </w:r>
      <w:proofErr w:type="spellEnd"/>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rdg</w:t>
      </w:r>
      <w:proofErr w:type="spellEnd"/>
      <w:r w:rsidRPr="00E968B5">
        <w:rPr>
          <w:rFonts w:ascii="Times New Roman" w:hAnsi="Times New Roman" w:cs="Times New Roman"/>
          <w:color w:val="000096"/>
          <w:highlight w:val="white"/>
        </w:rPr>
        <w:t>&gt;</w:t>
      </w:r>
      <w:r w:rsidR="00C72261"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r>
      <w:r w:rsidRPr="00E968B5">
        <w:rPr>
          <w:rFonts w:ascii="Times New Roman" w:hAnsi="Times New Roman" w:cs="Times New Roman"/>
          <w:color w:val="000096"/>
          <w:highlight w:val="white"/>
        </w:rPr>
        <w:t>&lt;/l&gt;</w:t>
      </w:r>
    </w:p>
    <w:p w14:paraId="0364F673" w14:textId="4A8341B6" w:rsidR="006C2714" w:rsidRDefault="006C2714" w:rsidP="006C2714">
      <w:pPr>
        <w:shd w:val="clear" w:color="auto" w:fill="FFFFFF"/>
        <w:autoSpaceDE w:val="0"/>
        <w:autoSpaceDN w:val="0"/>
        <w:adjustRightInd w:val="0"/>
        <w:rPr>
          <w:rFonts w:ascii="Times New Roman" w:hAnsi="Times New Roman" w:cs="Times New Roman"/>
          <w:highlight w:val="white"/>
          <w:lang w:val="sl-SI"/>
        </w:rPr>
      </w:pPr>
      <w:r>
        <w:rPr>
          <w:rFonts w:ascii="Times New Roman" w:hAnsi="Times New Roman" w:cs="Times New Roman"/>
          <w:color w:val="000096"/>
          <w:highlight w:val="white"/>
          <w:lang w:val="sl-SI"/>
        </w:rPr>
        <w:t>&lt;l&gt;</w:t>
      </w:r>
      <w:r>
        <w:rPr>
          <w:rFonts w:ascii="Times New Roman" w:hAnsi="Times New Roman" w:cs="Times New Roman"/>
          <w:color w:val="000000"/>
          <w:highlight w:val="white"/>
          <w:lang w:val="sl-SI"/>
        </w:rPr>
        <w:br/>
        <w:t xml:space="preserve">   </w:t>
      </w:r>
      <w:r>
        <w:rPr>
          <w:rFonts w:ascii="Times New Roman" w:hAnsi="Times New Roman" w:cs="Times New Roman"/>
          <w:color w:val="000096"/>
          <w:highlight w:val="white"/>
          <w:lang w:val="sl-SI"/>
        </w:rPr>
        <w:t>&lt;app&gt;</w:t>
      </w:r>
      <w:r>
        <w:rPr>
          <w:rFonts w:ascii="Times New Roman" w:hAnsi="Times New Roman" w:cs="Times New Roman"/>
          <w:color w:val="000000"/>
          <w:highlight w:val="white"/>
          <w:lang w:val="sl-SI"/>
        </w:rPr>
        <w:br/>
        <w:t xml:space="preserve">      </w:t>
      </w:r>
      <w:r>
        <w:rPr>
          <w:rFonts w:ascii="Times New Roman" w:hAnsi="Times New Roman" w:cs="Times New Roman"/>
          <w:color w:val="000096"/>
          <w:highlight w:val="white"/>
          <w:lang w:val="sl-SI"/>
        </w:rPr>
        <w:t>&lt;lem</w:t>
      </w:r>
      <w:r>
        <w:rPr>
          <w:rFonts w:ascii="Times New Roman" w:hAnsi="Times New Roman" w:cs="Times New Roman"/>
          <w:color w:val="F5844C"/>
          <w:highlight w:val="white"/>
          <w:lang w:val="sl-SI"/>
        </w:rPr>
        <w:t xml:space="preserve"> wit</w:t>
      </w:r>
      <w:r>
        <w:rPr>
          <w:rFonts w:ascii="Times New Roman" w:hAnsi="Times New Roman" w:cs="Times New Roman"/>
          <w:color w:val="FF8040"/>
          <w:highlight w:val="white"/>
          <w:lang w:val="sl-SI"/>
        </w:rPr>
        <w:t>=</w:t>
      </w:r>
      <w:r>
        <w:rPr>
          <w:rFonts w:ascii="Times New Roman" w:hAnsi="Times New Roman" w:cs="Times New Roman"/>
          <w:color w:val="993300"/>
          <w:highlight w:val="white"/>
          <w:lang w:val="sl-SI"/>
        </w:rPr>
        <w:t>"#F"</w:t>
      </w:r>
      <w:r>
        <w:rPr>
          <w:rFonts w:ascii="Times New Roman" w:hAnsi="Times New Roman" w:cs="Times New Roman"/>
          <w:color w:val="F5844C"/>
          <w:highlight w:val="white"/>
          <w:lang w:val="sl-SI"/>
        </w:rPr>
        <w:t xml:space="preserve"> xml:id</w:t>
      </w:r>
      <w:r>
        <w:rPr>
          <w:rFonts w:ascii="Times New Roman" w:hAnsi="Times New Roman" w:cs="Times New Roman"/>
          <w:color w:val="FF8040"/>
          <w:highlight w:val="white"/>
          <w:lang w:val="sl-SI"/>
        </w:rPr>
        <w:t>=</w:t>
      </w:r>
      <w:r>
        <w:rPr>
          <w:rFonts w:ascii="Times New Roman" w:hAnsi="Times New Roman" w:cs="Times New Roman"/>
          <w:color w:val="993300"/>
          <w:highlight w:val="white"/>
          <w:lang w:val="sl-SI"/>
        </w:rPr>
        <w:t>"verse9"</w:t>
      </w:r>
      <w:r>
        <w:rPr>
          <w:rFonts w:ascii="Times New Roman" w:hAnsi="Times New Roman" w:cs="Times New Roman"/>
          <w:color w:val="000096"/>
          <w:highlight w:val="white"/>
          <w:lang w:val="sl-SI"/>
        </w:rPr>
        <w:t>&gt;</w:t>
      </w:r>
      <w:r>
        <w:rPr>
          <w:rFonts w:ascii="Times New Roman" w:hAnsi="Times New Roman" w:cs="Times New Roman"/>
          <w:color w:val="000000"/>
          <w:highlight w:val="white"/>
          <w:lang w:val="sl-SI"/>
        </w:rPr>
        <w:t>Vuishgalagaje praviza</w:t>
      </w:r>
      <w:r>
        <w:rPr>
          <w:rFonts w:ascii="Times New Roman" w:hAnsi="Times New Roman" w:cs="Times New Roman"/>
          <w:color w:val="000096"/>
          <w:highlight w:val="white"/>
          <w:lang w:val="sl-SI"/>
        </w:rPr>
        <w:t>&lt;/lem&gt;</w:t>
      </w:r>
      <w:r>
        <w:rPr>
          <w:rFonts w:ascii="Times New Roman" w:hAnsi="Times New Roman" w:cs="Times New Roman"/>
          <w:color w:val="000000"/>
          <w:highlight w:val="white"/>
          <w:lang w:val="sl-SI"/>
        </w:rPr>
        <w:br/>
        <w:t xml:space="preserve">      </w:t>
      </w:r>
      <w:r>
        <w:rPr>
          <w:rFonts w:ascii="Times New Roman" w:hAnsi="Times New Roman" w:cs="Times New Roman"/>
          <w:color w:val="000096"/>
          <w:highlight w:val="white"/>
          <w:lang w:val="sl-SI"/>
        </w:rPr>
        <w:t>&lt;rdg</w:t>
      </w:r>
      <w:r>
        <w:rPr>
          <w:rFonts w:ascii="Times New Roman" w:hAnsi="Times New Roman" w:cs="Times New Roman"/>
          <w:color w:val="F5844C"/>
          <w:highlight w:val="white"/>
          <w:lang w:val="sl-SI"/>
        </w:rPr>
        <w:t xml:space="preserve"> wit</w:t>
      </w:r>
      <w:r>
        <w:rPr>
          <w:rFonts w:ascii="Times New Roman" w:hAnsi="Times New Roman" w:cs="Times New Roman"/>
          <w:color w:val="FF8040"/>
          <w:highlight w:val="white"/>
          <w:lang w:val="sl-SI"/>
        </w:rPr>
        <w:t>=</w:t>
      </w:r>
      <w:r>
        <w:rPr>
          <w:rFonts w:ascii="Times New Roman" w:hAnsi="Times New Roman" w:cs="Times New Roman"/>
          <w:color w:val="993300"/>
          <w:highlight w:val="white"/>
          <w:lang w:val="sl-SI"/>
        </w:rPr>
        <w:t>"#P"</w:t>
      </w:r>
      <w:r>
        <w:rPr>
          <w:rFonts w:ascii="Times New Roman" w:hAnsi="Times New Roman" w:cs="Times New Roman"/>
          <w:color w:val="F5844C"/>
          <w:highlight w:val="white"/>
          <w:lang w:val="sl-SI"/>
        </w:rPr>
        <w:t xml:space="preserve"> corresp</w:t>
      </w:r>
      <w:r>
        <w:rPr>
          <w:rFonts w:ascii="Times New Roman" w:hAnsi="Times New Roman" w:cs="Times New Roman"/>
          <w:color w:val="FF8040"/>
          <w:highlight w:val="white"/>
          <w:lang w:val="sl-SI"/>
        </w:rPr>
        <w:t>=</w:t>
      </w:r>
      <w:r>
        <w:rPr>
          <w:rFonts w:ascii="Times New Roman" w:hAnsi="Times New Roman" w:cs="Times New Roman"/>
          <w:color w:val="993300"/>
          <w:highlight w:val="white"/>
          <w:lang w:val="sl-SI"/>
        </w:rPr>
        <w:t>"#verse5"</w:t>
      </w:r>
      <w:r>
        <w:rPr>
          <w:rFonts w:ascii="Times New Roman" w:hAnsi="Times New Roman" w:cs="Times New Roman"/>
          <w:color w:val="000096"/>
          <w:highlight w:val="white"/>
          <w:lang w:val="sl-SI"/>
        </w:rPr>
        <w:t>&gt;&lt;del&gt;</w:t>
      </w:r>
      <w:r>
        <w:rPr>
          <w:rFonts w:ascii="Times New Roman" w:hAnsi="Times New Roman" w:cs="Times New Roman"/>
          <w:color w:val="000000"/>
          <w:highlight w:val="white"/>
          <w:lang w:val="sl-SI"/>
        </w:rPr>
        <w:t>Uſse</w:t>
      </w:r>
      <w:r>
        <w:rPr>
          <w:rFonts w:ascii="Times New Roman" w:hAnsi="Times New Roman" w:cs="Times New Roman"/>
          <w:color w:val="000096"/>
          <w:highlight w:val="white"/>
          <w:lang w:val="sl-SI"/>
        </w:rPr>
        <w:t>&lt;/del&gt;</w:t>
      </w:r>
      <w:r>
        <w:rPr>
          <w:rFonts w:ascii="Times New Roman" w:hAnsi="Times New Roman" w:cs="Times New Roman"/>
          <w:color w:val="000000"/>
          <w:highlight w:val="white"/>
          <w:lang w:val="sl-SI"/>
        </w:rPr>
        <w:t xml:space="preserve"> U' tem ogniu sede                     sakopane</w:t>
      </w:r>
      <w:r>
        <w:rPr>
          <w:rFonts w:ascii="Times New Roman" w:hAnsi="Times New Roman" w:cs="Times New Roman"/>
          <w:color w:val="000096"/>
          <w:highlight w:val="white"/>
          <w:lang w:val="sl-SI"/>
        </w:rPr>
        <w:t>&lt;/rdg&gt;</w:t>
      </w:r>
      <w:r>
        <w:rPr>
          <w:rFonts w:ascii="Times New Roman" w:hAnsi="Times New Roman" w:cs="Times New Roman"/>
          <w:color w:val="000000"/>
          <w:highlight w:val="white"/>
          <w:lang w:val="sl-SI"/>
        </w:rPr>
        <w:br/>
      </w:r>
      <w:r>
        <w:rPr>
          <w:rFonts w:ascii="Times New Roman" w:hAnsi="Times New Roman" w:cs="Times New Roman"/>
          <w:color w:val="000000"/>
          <w:highlight w:val="white"/>
          <w:lang w:val="sl-SI"/>
        </w:rPr>
        <w:lastRenderedPageBreak/>
        <w:t xml:space="preserve">   </w:t>
      </w:r>
      <w:r>
        <w:rPr>
          <w:rFonts w:ascii="Times New Roman" w:hAnsi="Times New Roman" w:cs="Times New Roman"/>
          <w:color w:val="000096"/>
          <w:highlight w:val="white"/>
          <w:lang w:val="sl-SI"/>
        </w:rPr>
        <w:t>&lt;/app&gt;</w:t>
      </w:r>
      <w:r>
        <w:rPr>
          <w:rFonts w:ascii="Times New Roman" w:hAnsi="Times New Roman" w:cs="Times New Roman"/>
          <w:color w:val="000000"/>
          <w:highlight w:val="white"/>
          <w:lang w:val="sl-SI"/>
        </w:rPr>
        <w:br/>
      </w:r>
      <w:r>
        <w:rPr>
          <w:rFonts w:ascii="Times New Roman" w:hAnsi="Times New Roman" w:cs="Times New Roman"/>
          <w:color w:val="000096"/>
          <w:highlight w:val="white"/>
          <w:lang w:val="sl-SI"/>
        </w:rPr>
        <w:t>&lt;/l&gt;</w:t>
      </w:r>
    </w:p>
    <w:p w14:paraId="786B7B3C" w14:textId="77777777" w:rsidR="006C2714" w:rsidRPr="006C2714" w:rsidRDefault="006C2714" w:rsidP="00D07773">
      <w:pPr>
        <w:shd w:val="clear" w:color="auto" w:fill="FFFFFF"/>
        <w:autoSpaceDE w:val="0"/>
        <w:autoSpaceDN w:val="0"/>
        <w:adjustRightInd w:val="0"/>
        <w:rPr>
          <w:rFonts w:ascii="Times New Roman" w:hAnsi="Times New Roman" w:cs="Times New Roman"/>
          <w:highlight w:val="white"/>
          <w:lang w:val="sl-SI"/>
        </w:rPr>
      </w:pPr>
    </w:p>
    <w:p w14:paraId="15B7066F" w14:textId="77777777" w:rsidR="00F26D20" w:rsidRPr="00E968B5" w:rsidRDefault="00F26D20">
      <w:pPr>
        <w:spacing w:line="360" w:lineRule="auto"/>
        <w:jc w:val="both"/>
        <w:rPr>
          <w:rFonts w:ascii="Times New Roman" w:hAnsi="Times New Roman" w:cs="Times New Roman"/>
        </w:rPr>
      </w:pPr>
    </w:p>
    <w:p w14:paraId="297E9B1B" w14:textId="77777777" w:rsidR="00F26D20" w:rsidRPr="00E968B5" w:rsidRDefault="00F26D20" w:rsidP="00F26D20">
      <w:pPr>
        <w:shd w:val="clear" w:color="auto" w:fill="FFFFFF"/>
        <w:autoSpaceDE w:val="0"/>
        <w:autoSpaceDN w:val="0"/>
        <w:adjustRightInd w:val="0"/>
        <w:rPr>
          <w:rFonts w:ascii="Times New Roman" w:hAnsi="Times New Roman" w:cs="Times New Roman"/>
          <w:color w:val="000096"/>
          <w:highlight w:val="white"/>
        </w:rPr>
      </w:pPr>
    </w:p>
    <w:p w14:paraId="791118EC" w14:textId="3027E988" w:rsidR="000B300F" w:rsidRPr="00E968B5" w:rsidRDefault="00AC0502">
      <w:pPr>
        <w:spacing w:line="360" w:lineRule="auto"/>
        <w:jc w:val="both"/>
        <w:rPr>
          <w:rFonts w:ascii="Times New Roman" w:hAnsi="Times New Roman" w:cs="Times New Roman"/>
        </w:rPr>
      </w:pPr>
      <w:r>
        <w:rPr>
          <w:rFonts w:ascii="Times New Roman" w:hAnsi="Times New Roman" w:cs="Times New Roman"/>
        </w:rPr>
        <w:tab/>
      </w:r>
      <w:r w:rsidR="000B300F" w:rsidRPr="00E968B5">
        <w:rPr>
          <w:rFonts w:ascii="Times New Roman" w:hAnsi="Times New Roman" w:cs="Times New Roman"/>
        </w:rPr>
        <w:t>In textual criticism</w:t>
      </w:r>
      <w:r w:rsidR="00334A8A" w:rsidRPr="00E968B5">
        <w:rPr>
          <w:rFonts w:ascii="Times New Roman" w:hAnsi="Times New Roman" w:cs="Times New Roman"/>
        </w:rPr>
        <w:t>,</w:t>
      </w:r>
      <w:r w:rsidR="000B300F" w:rsidRPr="00E968B5">
        <w:rPr>
          <w:rFonts w:ascii="Times New Roman" w:hAnsi="Times New Roman" w:cs="Times New Roman"/>
        </w:rPr>
        <w:t xml:space="preserve"> we distinguish two major groups of variant readings</w:t>
      </w:r>
      <w:r w:rsidR="0057274C">
        <w:rPr>
          <w:rFonts w:ascii="Times New Roman" w:hAnsi="Times New Roman" w:cs="Times New Roman"/>
        </w:rPr>
        <w:t>:</w:t>
      </w:r>
      <w:r w:rsidR="000B300F" w:rsidRPr="00E968B5">
        <w:rPr>
          <w:rFonts w:ascii="Times New Roman" w:hAnsi="Times New Roman" w:cs="Times New Roman"/>
        </w:rPr>
        <w:t xml:space="preserve"> substantive and accidental (Greg 1950). The</w:t>
      </w:r>
      <w:r w:rsidR="0091688C" w:rsidRPr="00E968B5">
        <w:rPr>
          <w:rFonts w:ascii="Times New Roman" w:hAnsi="Times New Roman" w:cs="Times New Roman"/>
        </w:rPr>
        <w:t xml:space="preserve"> latter</w:t>
      </w:r>
      <w:r w:rsidR="000B300F" w:rsidRPr="00E968B5">
        <w:rPr>
          <w:rFonts w:ascii="Times New Roman" w:hAnsi="Times New Roman" w:cs="Times New Roman"/>
        </w:rPr>
        <w:t xml:space="preserve"> include those changes that do not significantly affect </w:t>
      </w:r>
      <w:r w:rsidR="00334A8A" w:rsidRPr="00E968B5">
        <w:rPr>
          <w:rFonts w:ascii="Times New Roman" w:hAnsi="Times New Roman" w:cs="Times New Roman"/>
        </w:rPr>
        <w:t xml:space="preserve">the </w:t>
      </w:r>
      <w:r w:rsidR="000B300F" w:rsidRPr="00E968B5">
        <w:rPr>
          <w:rFonts w:ascii="Times New Roman" w:hAnsi="Times New Roman" w:cs="Times New Roman"/>
        </w:rPr>
        <w:t>meaning, such as orthographic variant</w:t>
      </w:r>
      <w:r w:rsidR="0091688C" w:rsidRPr="00E968B5">
        <w:rPr>
          <w:rFonts w:ascii="Times New Roman" w:hAnsi="Times New Roman" w:cs="Times New Roman"/>
        </w:rPr>
        <w:t>s</w:t>
      </w:r>
      <w:r w:rsidR="000B300F" w:rsidRPr="00E968B5">
        <w:rPr>
          <w:rFonts w:ascii="Times New Roman" w:hAnsi="Times New Roman" w:cs="Times New Roman"/>
        </w:rPr>
        <w:t xml:space="preserve">, although in some cases </w:t>
      </w:r>
      <w:r w:rsidR="0091688C" w:rsidRPr="00E968B5">
        <w:rPr>
          <w:rFonts w:ascii="Times New Roman" w:hAnsi="Times New Roman" w:cs="Times New Roman"/>
        </w:rPr>
        <w:t>even these</w:t>
      </w:r>
      <w:r w:rsidR="000B300F" w:rsidRPr="00E968B5">
        <w:rPr>
          <w:rFonts w:ascii="Times New Roman" w:hAnsi="Times New Roman" w:cs="Times New Roman"/>
        </w:rPr>
        <w:t xml:space="preserve"> cause </w:t>
      </w:r>
      <w:r w:rsidR="0091688C" w:rsidRPr="00E968B5">
        <w:rPr>
          <w:rFonts w:ascii="Times New Roman" w:hAnsi="Times New Roman" w:cs="Times New Roman"/>
        </w:rPr>
        <w:t>meaning</w:t>
      </w:r>
      <w:r w:rsidR="00334A8A" w:rsidRPr="00E968B5">
        <w:rPr>
          <w:rFonts w:ascii="Times New Roman" w:hAnsi="Times New Roman" w:cs="Times New Roman"/>
        </w:rPr>
        <w:t>-related</w:t>
      </w:r>
      <w:r w:rsidR="0091688C" w:rsidRPr="00E968B5">
        <w:rPr>
          <w:rFonts w:ascii="Times New Roman" w:hAnsi="Times New Roman" w:cs="Times New Roman"/>
        </w:rPr>
        <w:t xml:space="preserve"> dilemmas. The </w:t>
      </w:r>
      <w:r w:rsidR="00050FC8">
        <w:rPr>
          <w:rFonts w:ascii="Times New Roman" w:hAnsi="Times New Roman" w:cs="Times New Roman"/>
        </w:rPr>
        <w:t>B</w:t>
      </w:r>
      <w:r w:rsidR="000B300F" w:rsidRPr="00E968B5">
        <w:rPr>
          <w:rFonts w:ascii="Times New Roman" w:hAnsi="Times New Roman" w:cs="Times New Roman"/>
        </w:rPr>
        <w:t xml:space="preserve">aroque text </w:t>
      </w:r>
      <w:r w:rsidR="002A100C" w:rsidRPr="00E968B5">
        <w:rPr>
          <w:rFonts w:ascii="Times New Roman" w:hAnsi="Times New Roman" w:cs="Times New Roman"/>
        </w:rPr>
        <w:t>of</w:t>
      </w:r>
      <w:r w:rsidR="000B300F" w:rsidRPr="00E968B5">
        <w:rPr>
          <w:rFonts w:ascii="Times New Roman" w:hAnsi="Times New Roman" w:cs="Times New Roman"/>
        </w:rPr>
        <w:t xml:space="preserve"> </w:t>
      </w:r>
      <w:proofErr w:type="spellStart"/>
      <w:r w:rsidR="000B300F" w:rsidRPr="00E968B5">
        <w:rPr>
          <w:rFonts w:ascii="Times New Roman" w:hAnsi="Times New Roman" w:cs="Times New Roman"/>
          <w:i/>
        </w:rPr>
        <w:t>Foglar</w:t>
      </w:r>
      <w:r w:rsidR="0091688C" w:rsidRPr="00E968B5">
        <w:rPr>
          <w:rFonts w:ascii="Times New Roman" w:hAnsi="Times New Roman" w:cs="Times New Roman"/>
          <w:i/>
        </w:rPr>
        <w:t>’</w:t>
      </w:r>
      <w:r w:rsidR="00334A8A" w:rsidRPr="00E968B5">
        <w:rPr>
          <w:rFonts w:ascii="Times New Roman" w:hAnsi="Times New Roman" w:cs="Times New Roman"/>
          <w:i/>
        </w:rPr>
        <w:t>s</w:t>
      </w:r>
      <w:proofErr w:type="spellEnd"/>
      <w:r w:rsidR="00334A8A" w:rsidRPr="00E968B5">
        <w:rPr>
          <w:rFonts w:ascii="Times New Roman" w:hAnsi="Times New Roman" w:cs="Times New Roman"/>
          <w:i/>
        </w:rPr>
        <w:t xml:space="preserve"> M</w:t>
      </w:r>
      <w:r w:rsidR="000B300F" w:rsidRPr="00E968B5">
        <w:rPr>
          <w:rFonts w:ascii="Times New Roman" w:hAnsi="Times New Roman" w:cs="Times New Roman"/>
          <w:i/>
        </w:rPr>
        <w:t>anuscript</w:t>
      </w:r>
      <w:r w:rsidR="000B300F" w:rsidRPr="00E968B5">
        <w:rPr>
          <w:rFonts w:ascii="Times New Roman" w:hAnsi="Times New Roman" w:cs="Times New Roman"/>
        </w:rPr>
        <w:t xml:space="preserve"> is </w:t>
      </w:r>
      <w:r w:rsidR="002A100C" w:rsidRPr="00E968B5">
        <w:rPr>
          <w:rFonts w:ascii="Times New Roman" w:hAnsi="Times New Roman" w:cs="Times New Roman"/>
        </w:rPr>
        <w:t xml:space="preserve">substantively </w:t>
      </w:r>
      <w:r w:rsidR="000B300F" w:rsidRPr="00E968B5">
        <w:rPr>
          <w:rFonts w:ascii="Times New Roman" w:hAnsi="Times New Roman" w:cs="Times New Roman"/>
        </w:rPr>
        <w:t xml:space="preserve">marked by the non-standard use of spelling and </w:t>
      </w:r>
      <w:r w:rsidR="005B5DFB" w:rsidRPr="00E968B5">
        <w:rPr>
          <w:rFonts w:ascii="Times New Roman" w:hAnsi="Times New Roman" w:cs="Times New Roman"/>
        </w:rPr>
        <w:t xml:space="preserve">the regional </w:t>
      </w:r>
      <w:r w:rsidR="000B300F" w:rsidRPr="00E968B5">
        <w:rPr>
          <w:rFonts w:ascii="Times New Roman" w:hAnsi="Times New Roman" w:cs="Times New Roman"/>
        </w:rPr>
        <w:t>phonetic v</w:t>
      </w:r>
      <w:r w:rsidR="005B5DFB" w:rsidRPr="00E968B5">
        <w:rPr>
          <w:rFonts w:ascii="Times New Roman" w:hAnsi="Times New Roman" w:cs="Times New Roman"/>
        </w:rPr>
        <w:t xml:space="preserve">ariation </w:t>
      </w:r>
      <w:r w:rsidR="000B300F" w:rsidRPr="00E968B5">
        <w:rPr>
          <w:rFonts w:ascii="Times New Roman" w:hAnsi="Times New Roman" w:cs="Times New Roman"/>
        </w:rPr>
        <w:t xml:space="preserve">in </w:t>
      </w:r>
      <w:r w:rsidR="00334A8A" w:rsidRPr="00E968B5">
        <w:rPr>
          <w:rFonts w:ascii="Times New Roman" w:hAnsi="Times New Roman" w:cs="Times New Roman"/>
        </w:rPr>
        <w:t xml:space="preserve">various </w:t>
      </w:r>
      <w:r w:rsidR="000B300F" w:rsidRPr="00E968B5">
        <w:rPr>
          <w:rFonts w:ascii="Times New Roman" w:hAnsi="Times New Roman" w:cs="Times New Roman"/>
        </w:rPr>
        <w:t xml:space="preserve">branches of the </w:t>
      </w:r>
      <w:r w:rsidR="005B5DFB" w:rsidRPr="00E968B5">
        <w:rPr>
          <w:rFonts w:ascii="Times New Roman" w:hAnsi="Times New Roman" w:cs="Times New Roman"/>
        </w:rPr>
        <w:t xml:space="preserve">textual </w:t>
      </w:r>
      <w:r w:rsidR="000B300F" w:rsidRPr="00E968B5">
        <w:rPr>
          <w:rFonts w:ascii="Times New Roman" w:hAnsi="Times New Roman" w:cs="Times New Roman"/>
        </w:rPr>
        <w:t>trans</w:t>
      </w:r>
      <w:r w:rsidR="005B5DFB" w:rsidRPr="00E968B5">
        <w:rPr>
          <w:rFonts w:ascii="Times New Roman" w:hAnsi="Times New Roman" w:cs="Times New Roman"/>
        </w:rPr>
        <w:t>mission</w:t>
      </w:r>
      <w:r w:rsidR="000B300F" w:rsidRPr="00E968B5">
        <w:rPr>
          <w:rFonts w:ascii="Times New Roman" w:hAnsi="Times New Roman" w:cs="Times New Roman"/>
        </w:rPr>
        <w:t xml:space="preserve">. The scope of the critical apparatus and the degree of </w:t>
      </w:r>
      <w:r w:rsidR="00334A8A" w:rsidRPr="00E968B5">
        <w:rPr>
          <w:rFonts w:ascii="Times New Roman" w:hAnsi="Times New Roman" w:cs="Times New Roman"/>
        </w:rPr>
        <w:t xml:space="preserve">its </w:t>
      </w:r>
      <w:r w:rsidR="000B300F" w:rsidRPr="00E968B5">
        <w:rPr>
          <w:rFonts w:ascii="Times New Roman" w:hAnsi="Times New Roman" w:cs="Times New Roman"/>
        </w:rPr>
        <w:t xml:space="preserve">granularity have been </w:t>
      </w:r>
      <w:r w:rsidR="00334A8A" w:rsidRPr="00E968B5">
        <w:rPr>
          <w:rFonts w:ascii="Times New Roman" w:hAnsi="Times New Roman" w:cs="Times New Roman"/>
        </w:rPr>
        <w:t xml:space="preserve">the subject of </w:t>
      </w:r>
      <w:r w:rsidR="000B300F" w:rsidRPr="00E968B5">
        <w:rPr>
          <w:rFonts w:ascii="Times New Roman" w:hAnsi="Times New Roman" w:cs="Times New Roman"/>
        </w:rPr>
        <w:t>discuss</w:t>
      </w:r>
      <w:r w:rsidR="00334A8A" w:rsidRPr="00E968B5">
        <w:rPr>
          <w:rFonts w:ascii="Times New Roman" w:hAnsi="Times New Roman" w:cs="Times New Roman"/>
        </w:rPr>
        <w:t>ion</w:t>
      </w:r>
      <w:r w:rsidR="000B300F" w:rsidRPr="00E968B5">
        <w:rPr>
          <w:rFonts w:ascii="Times New Roman" w:hAnsi="Times New Roman" w:cs="Times New Roman"/>
        </w:rPr>
        <w:t xml:space="preserve"> in philology since the beginning of critical </w:t>
      </w:r>
      <w:r w:rsidR="005B5DFB" w:rsidRPr="00E968B5">
        <w:rPr>
          <w:rFonts w:ascii="Times New Roman" w:hAnsi="Times New Roman" w:cs="Times New Roman"/>
        </w:rPr>
        <w:t>edition production</w:t>
      </w:r>
      <w:r w:rsidR="000B300F" w:rsidRPr="00E968B5">
        <w:rPr>
          <w:rFonts w:ascii="Times New Roman" w:hAnsi="Times New Roman" w:cs="Times New Roman"/>
        </w:rPr>
        <w:t>, especially regard</w:t>
      </w:r>
      <w:r w:rsidR="00B775B3">
        <w:rPr>
          <w:rFonts w:ascii="Times New Roman" w:hAnsi="Times New Roman" w:cs="Times New Roman"/>
        </w:rPr>
        <w:t>ing</w:t>
      </w:r>
      <w:r w:rsidR="000B300F" w:rsidRPr="00E968B5">
        <w:rPr>
          <w:rFonts w:ascii="Times New Roman" w:hAnsi="Times New Roman" w:cs="Times New Roman"/>
        </w:rPr>
        <w:t xml:space="preserve"> the distinction between the level of purely orthographic differences</w:t>
      </w:r>
      <w:r w:rsidR="00334A8A" w:rsidRPr="00E968B5">
        <w:rPr>
          <w:rFonts w:ascii="Times New Roman" w:hAnsi="Times New Roman" w:cs="Times New Roman"/>
        </w:rPr>
        <w:t>,</w:t>
      </w:r>
      <w:r w:rsidR="000B300F" w:rsidRPr="00E968B5">
        <w:rPr>
          <w:rFonts w:ascii="Times New Roman" w:hAnsi="Times New Roman" w:cs="Times New Roman"/>
        </w:rPr>
        <w:t xml:space="preserve"> or </w:t>
      </w:r>
      <w:r w:rsidR="005B5DFB" w:rsidRPr="00E968B5">
        <w:rPr>
          <w:rFonts w:ascii="Times New Roman" w:hAnsi="Times New Roman" w:cs="Times New Roman"/>
        </w:rPr>
        <w:t xml:space="preserve">so-called </w:t>
      </w:r>
      <w:r w:rsidR="000B300F" w:rsidRPr="00E968B5">
        <w:rPr>
          <w:rFonts w:ascii="Times New Roman" w:hAnsi="Times New Roman" w:cs="Times New Roman"/>
        </w:rPr>
        <w:t>accident</w:t>
      </w:r>
      <w:r w:rsidR="005B5DFB" w:rsidRPr="00E968B5">
        <w:rPr>
          <w:rFonts w:ascii="Times New Roman" w:hAnsi="Times New Roman" w:cs="Times New Roman"/>
        </w:rPr>
        <w:t>al</w:t>
      </w:r>
      <w:r w:rsidR="000B300F" w:rsidRPr="00E968B5">
        <w:rPr>
          <w:rFonts w:ascii="Times New Roman" w:hAnsi="Times New Roman" w:cs="Times New Roman"/>
        </w:rPr>
        <w:t>s</w:t>
      </w:r>
      <w:r w:rsidR="00334A8A" w:rsidRPr="00E968B5">
        <w:rPr>
          <w:rFonts w:ascii="Times New Roman" w:hAnsi="Times New Roman" w:cs="Times New Roman"/>
        </w:rPr>
        <w:t>,</w:t>
      </w:r>
      <w:r w:rsidR="000B300F" w:rsidRPr="00E968B5">
        <w:rPr>
          <w:rFonts w:ascii="Times New Roman" w:hAnsi="Times New Roman" w:cs="Times New Roman"/>
        </w:rPr>
        <w:t xml:space="preserve"> and the level of more meaning</w:t>
      </w:r>
      <w:r w:rsidR="00B775B3">
        <w:rPr>
          <w:rFonts w:ascii="Times New Roman" w:hAnsi="Times New Roman" w:cs="Times New Roman"/>
        </w:rPr>
        <w:t>-</w:t>
      </w:r>
      <w:r w:rsidR="004D7C1E" w:rsidRPr="00E968B5">
        <w:rPr>
          <w:rFonts w:ascii="Times New Roman" w:hAnsi="Times New Roman" w:cs="Times New Roman"/>
        </w:rPr>
        <w:t xml:space="preserve">related </w:t>
      </w:r>
      <w:r w:rsidR="000B300F" w:rsidRPr="00E968B5">
        <w:rPr>
          <w:rFonts w:ascii="Times New Roman" w:hAnsi="Times New Roman" w:cs="Times New Roman"/>
        </w:rPr>
        <w:t>differences</w:t>
      </w:r>
      <w:r w:rsidR="00334A8A" w:rsidRPr="00E968B5">
        <w:rPr>
          <w:rFonts w:ascii="Times New Roman" w:hAnsi="Times New Roman" w:cs="Times New Roman"/>
        </w:rPr>
        <w:t>,</w:t>
      </w:r>
      <w:r w:rsidR="000B300F" w:rsidRPr="00E968B5">
        <w:rPr>
          <w:rFonts w:ascii="Times New Roman" w:hAnsi="Times New Roman" w:cs="Times New Roman"/>
        </w:rPr>
        <w:t xml:space="preserve"> or </w:t>
      </w:r>
      <w:r w:rsidR="004D7C1E" w:rsidRPr="00E968B5">
        <w:rPr>
          <w:rFonts w:ascii="Times New Roman" w:hAnsi="Times New Roman" w:cs="Times New Roman"/>
        </w:rPr>
        <w:t xml:space="preserve">so-called </w:t>
      </w:r>
      <w:r w:rsidR="000B300F" w:rsidRPr="00E968B5">
        <w:rPr>
          <w:rFonts w:ascii="Times New Roman" w:hAnsi="Times New Roman" w:cs="Times New Roman"/>
        </w:rPr>
        <w:t>substan</w:t>
      </w:r>
      <w:r w:rsidR="004D7C1E" w:rsidRPr="00E968B5">
        <w:rPr>
          <w:rFonts w:ascii="Times New Roman" w:hAnsi="Times New Roman" w:cs="Times New Roman"/>
        </w:rPr>
        <w:t>tives</w:t>
      </w:r>
      <w:r w:rsidR="00334A8A" w:rsidRPr="00E968B5">
        <w:rPr>
          <w:rFonts w:ascii="Times New Roman" w:hAnsi="Times New Roman" w:cs="Times New Roman"/>
        </w:rPr>
        <w:t>,</w:t>
      </w:r>
      <w:r w:rsidR="000B300F" w:rsidRPr="00E968B5">
        <w:rPr>
          <w:rFonts w:ascii="Times New Roman" w:hAnsi="Times New Roman" w:cs="Times New Roman"/>
        </w:rPr>
        <w:t xml:space="preserve"> </w:t>
      </w:r>
      <w:r w:rsidR="00B775B3">
        <w:rPr>
          <w:rFonts w:ascii="Times New Roman" w:hAnsi="Times New Roman" w:cs="Times New Roman"/>
        </w:rPr>
        <w:t>which</w:t>
      </w:r>
      <w:r w:rsidR="00B775B3" w:rsidRPr="00E968B5">
        <w:rPr>
          <w:rFonts w:ascii="Times New Roman" w:hAnsi="Times New Roman" w:cs="Times New Roman"/>
        </w:rPr>
        <w:t xml:space="preserve"> </w:t>
      </w:r>
      <w:r w:rsidR="004D7C1E" w:rsidRPr="00E968B5">
        <w:rPr>
          <w:rFonts w:ascii="Times New Roman" w:hAnsi="Times New Roman" w:cs="Times New Roman"/>
        </w:rPr>
        <w:t xml:space="preserve">go back </w:t>
      </w:r>
      <w:r w:rsidR="000B300F" w:rsidRPr="00E968B5">
        <w:rPr>
          <w:rFonts w:ascii="Times New Roman" w:hAnsi="Times New Roman" w:cs="Times New Roman"/>
        </w:rPr>
        <w:t>to Greg</w:t>
      </w:r>
      <w:r w:rsidR="004D7C1E" w:rsidRPr="00E968B5">
        <w:rPr>
          <w:rFonts w:ascii="Times New Roman" w:hAnsi="Times New Roman" w:cs="Times New Roman"/>
        </w:rPr>
        <w:t>’</w:t>
      </w:r>
      <w:r w:rsidR="000B300F" w:rsidRPr="00E968B5">
        <w:rPr>
          <w:rFonts w:ascii="Times New Roman" w:hAnsi="Times New Roman" w:cs="Times New Roman"/>
        </w:rPr>
        <w:t xml:space="preserve">s theory of copy-text and </w:t>
      </w:r>
      <w:r w:rsidR="009047C8" w:rsidRPr="00E968B5">
        <w:rPr>
          <w:rFonts w:ascii="Times New Roman" w:hAnsi="Times New Roman" w:cs="Times New Roman"/>
        </w:rPr>
        <w:t>beyond</w:t>
      </w:r>
      <w:r w:rsidR="000B300F" w:rsidRPr="00E968B5">
        <w:rPr>
          <w:rFonts w:ascii="Times New Roman" w:hAnsi="Times New Roman" w:cs="Times New Roman"/>
        </w:rPr>
        <w:t xml:space="preserve"> into the history of philology.</w:t>
      </w:r>
      <w:r w:rsidR="009047C8" w:rsidRPr="00E968B5">
        <w:rPr>
          <w:rStyle w:val="FootnoteReference"/>
          <w:rFonts w:ascii="Times New Roman" w:hAnsi="Times New Roman" w:cs="Times New Roman"/>
        </w:rPr>
        <w:footnoteReference w:id="9"/>
      </w:r>
    </w:p>
    <w:p w14:paraId="1FF605D4" w14:textId="4155D606" w:rsidR="000F59A5" w:rsidRPr="00E968B5" w:rsidRDefault="000F59A5" w:rsidP="001A161E">
      <w:pPr>
        <w:shd w:val="clear" w:color="auto" w:fill="FFFFFF"/>
        <w:autoSpaceDE w:val="0"/>
        <w:autoSpaceDN w:val="0"/>
        <w:adjustRightInd w:val="0"/>
        <w:spacing w:line="360" w:lineRule="auto"/>
        <w:jc w:val="both"/>
        <w:rPr>
          <w:rFonts w:ascii="Times New Roman" w:hAnsi="Times New Roman" w:cs="Times New Roman"/>
        </w:rPr>
      </w:pPr>
      <w:r w:rsidRPr="00E968B5">
        <w:rPr>
          <w:rFonts w:ascii="Times New Roman" w:hAnsi="Times New Roman" w:cs="Times New Roman"/>
        </w:rPr>
        <w:t>In order to provide a better visual</w:t>
      </w:r>
      <w:r w:rsidR="00334A8A" w:rsidRPr="00E968B5">
        <w:rPr>
          <w:rFonts w:ascii="Times New Roman" w:hAnsi="Times New Roman" w:cs="Times New Roman"/>
        </w:rPr>
        <w:t xml:space="preserve"> representation</w:t>
      </w:r>
      <w:r w:rsidRPr="00E968B5">
        <w:rPr>
          <w:rFonts w:ascii="Times New Roman" w:hAnsi="Times New Roman" w:cs="Times New Roman"/>
        </w:rPr>
        <w:t xml:space="preserve"> of the various types of </w:t>
      </w:r>
      <w:r w:rsidR="00581151" w:rsidRPr="00E968B5">
        <w:rPr>
          <w:rFonts w:ascii="Times New Roman" w:hAnsi="Times New Roman" w:cs="Times New Roman"/>
        </w:rPr>
        <w:t>modification</w:t>
      </w:r>
      <w:r w:rsidRPr="00E968B5">
        <w:rPr>
          <w:rFonts w:ascii="Times New Roman" w:hAnsi="Times New Roman" w:cs="Times New Roman"/>
        </w:rPr>
        <w:t xml:space="preserve"> </w:t>
      </w:r>
      <w:r w:rsidR="00581151" w:rsidRPr="00E968B5">
        <w:rPr>
          <w:rFonts w:ascii="Times New Roman" w:hAnsi="Times New Roman" w:cs="Times New Roman"/>
        </w:rPr>
        <w:t xml:space="preserve">when </w:t>
      </w:r>
      <w:r w:rsidRPr="00E968B5">
        <w:rPr>
          <w:rFonts w:ascii="Times New Roman" w:hAnsi="Times New Roman" w:cs="Times New Roman"/>
        </w:rPr>
        <w:t xml:space="preserve">applying tools for </w:t>
      </w:r>
      <w:r w:rsidR="00334A8A" w:rsidRPr="00E968B5">
        <w:rPr>
          <w:rFonts w:ascii="Times New Roman" w:hAnsi="Times New Roman" w:cs="Times New Roman"/>
        </w:rPr>
        <w:t xml:space="preserve">the </w:t>
      </w:r>
      <w:r w:rsidRPr="00E968B5">
        <w:rPr>
          <w:rFonts w:ascii="Times New Roman" w:hAnsi="Times New Roman" w:cs="Times New Roman"/>
        </w:rPr>
        <w:t>display and analy</w:t>
      </w:r>
      <w:r w:rsidR="00334A8A" w:rsidRPr="00E968B5">
        <w:rPr>
          <w:rFonts w:ascii="Times New Roman" w:hAnsi="Times New Roman" w:cs="Times New Roman"/>
        </w:rPr>
        <w:t>sis of</w:t>
      </w:r>
      <w:r w:rsidRPr="00E968B5">
        <w:rPr>
          <w:rFonts w:ascii="Times New Roman" w:hAnsi="Times New Roman" w:cs="Times New Roman"/>
        </w:rPr>
        <w:t xml:space="preserve"> texts</w:t>
      </w:r>
      <w:r w:rsidR="00B775B3">
        <w:rPr>
          <w:rFonts w:ascii="Times New Roman" w:hAnsi="Times New Roman" w:cs="Times New Roman"/>
        </w:rPr>
        <w:t>,</w:t>
      </w:r>
      <w:r w:rsidRPr="00E968B5">
        <w:rPr>
          <w:rFonts w:ascii="Times New Roman" w:hAnsi="Times New Roman" w:cs="Times New Roman"/>
        </w:rPr>
        <w:t xml:space="preserve"> we need to classify the</w:t>
      </w:r>
      <w:r w:rsidR="00581151" w:rsidRPr="00E968B5">
        <w:rPr>
          <w:rFonts w:ascii="Times New Roman" w:hAnsi="Times New Roman" w:cs="Times New Roman"/>
        </w:rPr>
        <w:t>se modifications</w:t>
      </w:r>
      <w:r w:rsidRPr="00E968B5">
        <w:rPr>
          <w:rFonts w:ascii="Times New Roman" w:hAnsi="Times New Roman" w:cs="Times New Roman"/>
        </w:rPr>
        <w:t xml:space="preserve"> more precisely and </w:t>
      </w:r>
      <w:r w:rsidR="00AE39EE" w:rsidRPr="00E968B5">
        <w:rPr>
          <w:rFonts w:ascii="Times New Roman" w:hAnsi="Times New Roman" w:cs="Times New Roman"/>
        </w:rPr>
        <w:t xml:space="preserve">introduce more </w:t>
      </w:r>
      <w:r w:rsidRPr="00E968B5">
        <w:rPr>
          <w:rFonts w:ascii="Times New Roman" w:hAnsi="Times New Roman" w:cs="Times New Roman"/>
        </w:rPr>
        <w:t xml:space="preserve">units of </w:t>
      </w:r>
      <w:r w:rsidR="006D4D68" w:rsidRPr="00E968B5">
        <w:rPr>
          <w:rFonts w:ascii="Times New Roman" w:hAnsi="Times New Roman" w:cs="Times New Roman"/>
        </w:rPr>
        <w:t>the</w:t>
      </w:r>
      <w:r w:rsidRPr="00E968B5">
        <w:rPr>
          <w:rFonts w:ascii="Times New Roman" w:hAnsi="Times New Roman" w:cs="Times New Roman"/>
        </w:rPr>
        <w:t xml:space="preserve"> critical apparatus within one vers</w:t>
      </w:r>
      <w:r w:rsidR="006D4D68" w:rsidRPr="00E968B5">
        <w:rPr>
          <w:rFonts w:ascii="Times New Roman" w:hAnsi="Times New Roman" w:cs="Times New Roman"/>
        </w:rPr>
        <w:t>e line</w:t>
      </w:r>
      <w:r w:rsidRPr="00E968B5">
        <w:rPr>
          <w:rFonts w:ascii="Times New Roman" w:hAnsi="Times New Roman" w:cs="Times New Roman"/>
        </w:rPr>
        <w:t xml:space="preserve">. In the </w:t>
      </w:r>
      <w:r w:rsidR="006D4D68" w:rsidRPr="00E968B5">
        <w:rPr>
          <w:rFonts w:ascii="Times New Roman" w:hAnsi="Times New Roman" w:cs="Times New Roman"/>
        </w:rPr>
        <w:t>eighteenth</w:t>
      </w:r>
      <w:r w:rsidRPr="00E968B5">
        <w:rPr>
          <w:rFonts w:ascii="Times New Roman" w:hAnsi="Times New Roman" w:cs="Times New Roman"/>
        </w:rPr>
        <w:t xml:space="preserve"> century</w:t>
      </w:r>
      <w:r w:rsidR="001373F4">
        <w:rPr>
          <w:rFonts w:ascii="Times New Roman" w:hAnsi="Times New Roman" w:cs="Times New Roman"/>
        </w:rPr>
        <w:t xml:space="preserve"> –</w:t>
      </w:r>
      <w:r w:rsidRPr="00E968B5">
        <w:rPr>
          <w:rFonts w:ascii="Times New Roman" w:hAnsi="Times New Roman" w:cs="Times New Roman"/>
        </w:rPr>
        <w:t xml:space="preserve"> </w:t>
      </w:r>
      <w:r w:rsidR="001373F4" w:rsidRPr="00E968B5">
        <w:rPr>
          <w:rFonts w:ascii="Times New Roman" w:hAnsi="Times New Roman" w:cs="Times New Roman"/>
        </w:rPr>
        <w:t>due to the lack of Slovenian textbooks on spelling and grammar, and</w:t>
      </w:r>
      <w:r w:rsidR="001373F4">
        <w:rPr>
          <w:rFonts w:ascii="Times New Roman" w:hAnsi="Times New Roman" w:cs="Times New Roman"/>
        </w:rPr>
        <w:t xml:space="preserve"> of</w:t>
      </w:r>
      <w:r w:rsidR="001373F4" w:rsidRPr="00E968B5">
        <w:rPr>
          <w:rFonts w:ascii="Times New Roman" w:hAnsi="Times New Roman" w:cs="Times New Roman"/>
        </w:rPr>
        <w:t xml:space="preserve"> Slovenian books in general, </w:t>
      </w:r>
      <w:r w:rsidR="001373F4">
        <w:rPr>
          <w:rFonts w:ascii="Times New Roman" w:hAnsi="Times New Roman" w:cs="Times New Roman"/>
        </w:rPr>
        <w:t xml:space="preserve">as well as to the fact that </w:t>
      </w:r>
      <w:r w:rsidR="001373F4" w:rsidRPr="00E968B5">
        <w:rPr>
          <w:rFonts w:ascii="Times New Roman" w:hAnsi="Times New Roman" w:cs="Times New Roman"/>
        </w:rPr>
        <w:t xml:space="preserve">school instruction </w:t>
      </w:r>
      <w:r w:rsidR="001373F4">
        <w:rPr>
          <w:rFonts w:ascii="Times New Roman" w:hAnsi="Times New Roman" w:cs="Times New Roman"/>
        </w:rPr>
        <w:t xml:space="preserve">was carried out </w:t>
      </w:r>
      <w:r w:rsidR="001373F4" w:rsidRPr="00E968B5">
        <w:rPr>
          <w:rFonts w:ascii="Times New Roman" w:hAnsi="Times New Roman" w:cs="Times New Roman"/>
        </w:rPr>
        <w:t>in a foreign language (only elementary instruction was conducted in Slovenian)</w:t>
      </w:r>
      <w:r w:rsidR="001373F4" w:rsidRPr="001373F4">
        <w:rPr>
          <w:rFonts w:ascii="Times New Roman" w:hAnsi="Times New Roman" w:cs="Times New Roman"/>
        </w:rPr>
        <w:t xml:space="preserve"> </w:t>
      </w:r>
      <w:r w:rsidR="001373F4">
        <w:rPr>
          <w:rFonts w:ascii="Times New Roman" w:hAnsi="Times New Roman" w:cs="Times New Roman"/>
        </w:rPr>
        <w:t>and that the</w:t>
      </w:r>
      <w:r w:rsidR="001373F4" w:rsidRPr="00E968B5">
        <w:rPr>
          <w:rFonts w:ascii="Times New Roman" w:hAnsi="Times New Roman" w:cs="Times New Roman"/>
        </w:rPr>
        <w:t xml:space="preserve"> education </w:t>
      </w:r>
      <w:r w:rsidR="001373F4">
        <w:rPr>
          <w:rFonts w:ascii="Times New Roman" w:hAnsi="Times New Roman" w:cs="Times New Roman"/>
        </w:rPr>
        <w:t xml:space="preserve">of copyists varied – </w:t>
      </w:r>
      <w:r w:rsidR="00AE39EE" w:rsidRPr="00E968B5">
        <w:rPr>
          <w:rFonts w:ascii="Times New Roman" w:hAnsi="Times New Roman" w:cs="Times New Roman"/>
        </w:rPr>
        <w:t xml:space="preserve">the use of graphic characters for certain sounds varied significantly (marked </w:t>
      </w:r>
      <w:r w:rsidR="000C2DEE" w:rsidRPr="00E968B5">
        <w:rPr>
          <w:rFonts w:ascii="Times New Roman" w:hAnsi="Times New Roman" w:cs="Times New Roman"/>
        </w:rPr>
        <w:t xml:space="preserve">in the critical edition </w:t>
      </w:r>
      <w:r w:rsidR="00AE39EE" w:rsidRPr="00E968B5">
        <w:rPr>
          <w:rFonts w:ascii="Times New Roman" w:hAnsi="Times New Roman" w:cs="Times New Roman"/>
        </w:rPr>
        <w:t xml:space="preserve">with the </w:t>
      </w:r>
      <w:r w:rsidR="00AE39EE" w:rsidRPr="00E968B5">
        <w:rPr>
          <w:rFonts w:ascii="Courier New" w:hAnsi="Courier New" w:cs="Courier New"/>
        </w:rPr>
        <w:t>@type</w:t>
      </w:r>
      <w:r w:rsidR="00AE39EE" w:rsidRPr="00E968B5">
        <w:rPr>
          <w:rFonts w:ascii="Times New Roman" w:hAnsi="Times New Roman" w:cs="Times New Roman"/>
        </w:rPr>
        <w:t xml:space="preserve"> attribute value)</w:t>
      </w:r>
      <w:r w:rsidR="001373F4">
        <w:rPr>
          <w:rFonts w:ascii="Times New Roman" w:hAnsi="Times New Roman" w:cs="Times New Roman"/>
        </w:rPr>
        <w:t>:</w:t>
      </w:r>
    </w:p>
    <w:p w14:paraId="3C4A65AA" w14:textId="77777777" w:rsidR="00C62092" w:rsidRPr="00E968B5" w:rsidRDefault="00C62092" w:rsidP="00C62092">
      <w:pPr>
        <w:shd w:val="clear" w:color="auto" w:fill="FFFFFF"/>
        <w:autoSpaceDE w:val="0"/>
        <w:autoSpaceDN w:val="0"/>
        <w:adjustRightInd w:val="0"/>
        <w:rPr>
          <w:rFonts w:ascii="Times New Roman" w:hAnsi="Times New Roman" w:cs="Times New Roman"/>
          <w:highlight w:val="white"/>
        </w:rPr>
      </w:pP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lem</w:t>
      </w:r>
      <w:proofErr w:type="spellEnd"/>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"#F"</w:t>
      </w:r>
      <w:r w:rsidRPr="00E968B5">
        <w:rPr>
          <w:rFonts w:ascii="Times New Roman" w:hAnsi="Times New Roman" w:cs="Times New Roman"/>
          <w:color w:val="000096"/>
          <w:highlight w:val="white"/>
        </w:rPr>
        <w:t>&gt;</w:t>
      </w:r>
      <w:proofErr w:type="spellStart"/>
      <w:r w:rsidRPr="00E968B5">
        <w:rPr>
          <w:rFonts w:ascii="Times New Roman" w:hAnsi="Times New Roman" w:cs="Times New Roman"/>
          <w:color w:val="000000"/>
          <w:highlight w:val="white"/>
        </w:rPr>
        <w:t>Bres</w:t>
      </w:r>
      <w:proofErr w:type="spellEnd"/>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lem</w:t>
      </w:r>
      <w:proofErr w:type="spellEnd"/>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rdg</w:t>
      </w:r>
      <w:proofErr w:type="spellEnd"/>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"#G"</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"orthographic"</w:t>
      </w:r>
      <w:r w:rsidRPr="00E968B5">
        <w:rPr>
          <w:rFonts w:ascii="Times New Roman" w:hAnsi="Times New Roman" w:cs="Times New Roman"/>
          <w:color w:val="000096"/>
          <w:highlight w:val="white"/>
        </w:rPr>
        <w:t>&gt;</w:t>
      </w:r>
      <w:proofErr w:type="spellStart"/>
      <w:r w:rsidRPr="00E968B5">
        <w:rPr>
          <w:rFonts w:ascii="Times New Roman" w:hAnsi="Times New Roman" w:cs="Times New Roman"/>
          <w:color w:val="000000"/>
          <w:highlight w:val="white"/>
        </w:rPr>
        <w:t>Breſs</w:t>
      </w:r>
      <w:proofErr w:type="spellEnd"/>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rdg</w:t>
      </w:r>
      <w:proofErr w:type="spellEnd"/>
      <w:r w:rsidRPr="00E968B5">
        <w:rPr>
          <w:rFonts w:ascii="Times New Roman" w:hAnsi="Times New Roman" w:cs="Times New Roman"/>
          <w:color w:val="000096"/>
          <w:highlight w:val="white"/>
        </w:rPr>
        <w:t>&gt;</w:t>
      </w:r>
      <w:r w:rsidR="00C72261"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lem</w:t>
      </w:r>
      <w:proofErr w:type="spellEnd"/>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"#F"</w:t>
      </w:r>
      <w:r w:rsidRPr="00E968B5">
        <w:rPr>
          <w:rFonts w:ascii="Times New Roman" w:hAnsi="Times New Roman" w:cs="Times New Roman"/>
          <w:color w:val="000096"/>
          <w:highlight w:val="white"/>
        </w:rPr>
        <w:t>&gt;</w:t>
      </w:r>
      <w:proofErr w:type="spellStart"/>
      <w:r w:rsidRPr="00E968B5">
        <w:rPr>
          <w:rFonts w:ascii="Times New Roman" w:hAnsi="Times New Roman" w:cs="Times New Roman"/>
          <w:color w:val="000000"/>
          <w:highlight w:val="white"/>
        </w:rPr>
        <w:t>Madesha</w:t>
      </w:r>
      <w:proofErr w:type="spellEnd"/>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lem</w:t>
      </w:r>
      <w:proofErr w:type="spellEnd"/>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rdg</w:t>
      </w:r>
      <w:proofErr w:type="spellEnd"/>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"#G"</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"orthographic"</w:t>
      </w:r>
      <w:r w:rsidRPr="00E968B5">
        <w:rPr>
          <w:rFonts w:ascii="Times New Roman" w:hAnsi="Times New Roman" w:cs="Times New Roman"/>
          <w:color w:val="000096"/>
          <w:highlight w:val="white"/>
        </w:rPr>
        <w:t>&gt;</w:t>
      </w:r>
      <w:proofErr w:type="spellStart"/>
      <w:r w:rsidRPr="00E968B5">
        <w:rPr>
          <w:rFonts w:ascii="Times New Roman" w:hAnsi="Times New Roman" w:cs="Times New Roman"/>
          <w:color w:val="000000"/>
          <w:highlight w:val="white"/>
        </w:rPr>
        <w:t>Madeſha</w:t>
      </w:r>
      <w:proofErr w:type="spellEnd"/>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rdg</w:t>
      </w:r>
      <w:proofErr w:type="spellEnd"/>
      <w:r w:rsidRPr="00E968B5">
        <w:rPr>
          <w:rFonts w:ascii="Times New Roman" w:hAnsi="Times New Roman" w:cs="Times New Roman"/>
          <w:color w:val="000096"/>
          <w:highlight w:val="white"/>
        </w:rPr>
        <w:t>&gt;</w:t>
      </w:r>
      <w:r w:rsidR="00C72261"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00C72261"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lem</w:t>
      </w:r>
      <w:proofErr w:type="spellEnd"/>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"#F"</w:t>
      </w:r>
      <w:r w:rsidRPr="00E968B5">
        <w:rPr>
          <w:rFonts w:ascii="Times New Roman" w:hAnsi="Times New Roman" w:cs="Times New Roman"/>
          <w:color w:val="000096"/>
          <w:highlight w:val="white"/>
        </w:rPr>
        <w:t>&gt;</w:t>
      </w:r>
      <w:proofErr w:type="spellStart"/>
      <w:r w:rsidR="00DB15FF" w:rsidRPr="00E968B5">
        <w:rPr>
          <w:rFonts w:ascii="Times New Roman" w:hAnsi="Times New Roman" w:cs="Times New Roman"/>
          <w:color w:val="000000"/>
          <w:highlight w:val="white"/>
        </w:rPr>
        <w:t>spozheta</w:t>
      </w:r>
      <w:proofErr w:type="spellEnd"/>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lem</w:t>
      </w:r>
      <w:proofErr w:type="spellEnd"/>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rdg</w:t>
      </w:r>
      <w:proofErr w:type="spellEnd"/>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"#G"</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"orthographic"</w:t>
      </w:r>
      <w:r w:rsidRPr="00E968B5">
        <w:rPr>
          <w:rFonts w:ascii="Times New Roman" w:hAnsi="Times New Roman" w:cs="Times New Roman"/>
          <w:color w:val="000096"/>
          <w:highlight w:val="white"/>
        </w:rPr>
        <w:t>&gt;</w:t>
      </w:r>
      <w:proofErr w:type="spellStart"/>
      <w:r w:rsidRPr="00E968B5">
        <w:rPr>
          <w:rFonts w:ascii="Times New Roman" w:hAnsi="Times New Roman" w:cs="Times New Roman"/>
          <w:color w:val="000000"/>
          <w:highlight w:val="white"/>
        </w:rPr>
        <w:t>ſpozheta</w:t>
      </w:r>
      <w:proofErr w:type="spellEnd"/>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rdg</w:t>
      </w:r>
      <w:proofErr w:type="spellEnd"/>
      <w:r w:rsidRPr="00E968B5">
        <w:rPr>
          <w:rFonts w:ascii="Times New Roman" w:hAnsi="Times New Roman" w:cs="Times New Roman"/>
          <w:color w:val="000096"/>
          <w:highlight w:val="white"/>
        </w:rPr>
        <w:t>&gt;</w:t>
      </w:r>
      <w:r w:rsidR="00C72261" w:rsidRPr="00E968B5">
        <w:rPr>
          <w:rFonts w:ascii="Times New Roman" w:hAnsi="Times New Roman" w:cs="Times New Roman"/>
          <w:color w:val="000000"/>
          <w:highlight w:val="white"/>
        </w:rPr>
        <w:br/>
      </w:r>
      <w:r w:rsidR="00C72261" w:rsidRPr="00E968B5">
        <w:rPr>
          <w:rFonts w:ascii="Times New Roman" w:hAnsi="Times New Roman" w:cs="Times New Roman"/>
          <w:color w:val="000000"/>
          <w:highlight w:val="white"/>
        </w:rPr>
        <w:lastRenderedPageBreak/>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r>
      <w:r w:rsidRPr="00E968B5">
        <w:rPr>
          <w:rFonts w:ascii="Times New Roman" w:hAnsi="Times New Roman" w:cs="Times New Roman"/>
          <w:color w:val="000096"/>
          <w:highlight w:val="white"/>
        </w:rPr>
        <w:t>&lt;/l&gt;</w:t>
      </w:r>
    </w:p>
    <w:p w14:paraId="0D2B07D2" w14:textId="77777777" w:rsidR="00382297" w:rsidRPr="00E968B5" w:rsidRDefault="00382297" w:rsidP="00382297">
      <w:pPr>
        <w:shd w:val="clear" w:color="auto" w:fill="FFFFFF"/>
        <w:autoSpaceDE w:val="0"/>
        <w:autoSpaceDN w:val="0"/>
        <w:adjustRightInd w:val="0"/>
        <w:rPr>
          <w:rFonts w:ascii="Times New Roman" w:hAnsi="Times New Roman" w:cs="Times New Roman"/>
          <w:highlight w:val="white"/>
        </w:rPr>
      </w:pPr>
    </w:p>
    <w:p w14:paraId="46D7CDB1" w14:textId="0636C234" w:rsidR="00C11134" w:rsidRPr="00E968B5" w:rsidRDefault="00AC0502" w:rsidP="00E93F1B">
      <w:pPr>
        <w:spacing w:line="360" w:lineRule="auto"/>
        <w:jc w:val="both"/>
        <w:rPr>
          <w:rFonts w:ascii="Times New Roman" w:hAnsi="Times New Roman" w:cs="Times New Roman"/>
        </w:rPr>
      </w:pPr>
      <w:r>
        <w:rPr>
          <w:rFonts w:ascii="Times New Roman" w:hAnsi="Times New Roman" w:cs="Times New Roman"/>
        </w:rPr>
        <w:tab/>
      </w:r>
      <w:r w:rsidR="00AE7E18">
        <w:rPr>
          <w:rFonts w:ascii="Times New Roman" w:hAnsi="Times New Roman" w:cs="Times New Roman"/>
        </w:rPr>
        <w:t>U</w:t>
      </w:r>
      <w:r w:rsidR="007912C3" w:rsidRPr="00E968B5">
        <w:rPr>
          <w:rFonts w:ascii="Times New Roman" w:hAnsi="Times New Roman" w:cs="Times New Roman"/>
        </w:rPr>
        <w:t xml:space="preserve">ntil the mid-nineteenth century, the Slovenian ethnic </w:t>
      </w:r>
      <w:r w:rsidR="0076432A" w:rsidRPr="00E968B5">
        <w:rPr>
          <w:rFonts w:ascii="Times New Roman" w:hAnsi="Times New Roman" w:cs="Times New Roman"/>
        </w:rPr>
        <w:t xml:space="preserve">territories </w:t>
      </w:r>
      <w:r w:rsidR="00334A8A" w:rsidRPr="00E968B5">
        <w:rPr>
          <w:rFonts w:ascii="Times New Roman" w:hAnsi="Times New Roman" w:cs="Times New Roman"/>
        </w:rPr>
        <w:t>we</w:t>
      </w:r>
      <w:r w:rsidR="0076432A" w:rsidRPr="00E968B5">
        <w:rPr>
          <w:rFonts w:ascii="Times New Roman" w:hAnsi="Times New Roman" w:cs="Times New Roman"/>
        </w:rPr>
        <w:t xml:space="preserve">re </w:t>
      </w:r>
      <w:r w:rsidR="007912C3" w:rsidRPr="00E968B5">
        <w:rPr>
          <w:rFonts w:ascii="Times New Roman" w:hAnsi="Times New Roman" w:cs="Times New Roman"/>
        </w:rPr>
        <w:t>characteri</w:t>
      </w:r>
      <w:r w:rsidR="00274957">
        <w:rPr>
          <w:rFonts w:ascii="Times New Roman" w:hAnsi="Times New Roman" w:cs="Times New Roman"/>
        </w:rPr>
        <w:t>s</w:t>
      </w:r>
      <w:r w:rsidR="007912C3" w:rsidRPr="00E968B5">
        <w:rPr>
          <w:rFonts w:ascii="Times New Roman" w:hAnsi="Times New Roman" w:cs="Times New Roman"/>
        </w:rPr>
        <w:t xml:space="preserve">ed by the coexistence of regional varieties of the Slovenian </w:t>
      </w:r>
      <w:r w:rsidR="0076432A" w:rsidRPr="00E968B5">
        <w:rPr>
          <w:rFonts w:ascii="Times New Roman" w:hAnsi="Times New Roman" w:cs="Times New Roman"/>
        </w:rPr>
        <w:t xml:space="preserve">standard </w:t>
      </w:r>
      <w:r w:rsidR="007912C3" w:rsidRPr="00E968B5">
        <w:rPr>
          <w:rFonts w:ascii="Times New Roman" w:hAnsi="Times New Roman" w:cs="Times New Roman"/>
        </w:rPr>
        <w:t>language</w:t>
      </w:r>
      <w:r w:rsidR="00AE7E18">
        <w:rPr>
          <w:rFonts w:ascii="Times New Roman" w:hAnsi="Times New Roman" w:cs="Times New Roman"/>
        </w:rPr>
        <w:t>.</w:t>
      </w:r>
      <w:r w:rsidR="007912C3" w:rsidRPr="00E968B5">
        <w:rPr>
          <w:rFonts w:ascii="Times New Roman" w:hAnsi="Times New Roman" w:cs="Times New Roman"/>
        </w:rPr>
        <w:t xml:space="preserve"> </w:t>
      </w:r>
      <w:r w:rsidR="00AE7E18">
        <w:rPr>
          <w:rFonts w:ascii="Times New Roman" w:hAnsi="Times New Roman" w:cs="Times New Roman"/>
        </w:rPr>
        <w:t>W</w:t>
      </w:r>
      <w:r w:rsidR="007912C3" w:rsidRPr="00E968B5">
        <w:rPr>
          <w:rFonts w:ascii="Times New Roman" w:hAnsi="Times New Roman" w:cs="Times New Roman"/>
        </w:rPr>
        <w:t>e</w:t>
      </w:r>
      <w:r w:rsidR="00AE7E18">
        <w:rPr>
          <w:rFonts w:ascii="Times New Roman" w:hAnsi="Times New Roman" w:cs="Times New Roman"/>
        </w:rPr>
        <w:t xml:space="preserve"> therefore</w:t>
      </w:r>
      <w:r w:rsidR="007912C3" w:rsidRPr="00E968B5">
        <w:rPr>
          <w:rFonts w:ascii="Times New Roman" w:hAnsi="Times New Roman" w:cs="Times New Roman"/>
        </w:rPr>
        <w:t xml:space="preserve"> </w:t>
      </w:r>
      <w:r w:rsidR="0076432A" w:rsidRPr="00E968B5">
        <w:rPr>
          <w:rFonts w:ascii="Times New Roman" w:hAnsi="Times New Roman" w:cs="Times New Roman"/>
        </w:rPr>
        <w:t>encounter</w:t>
      </w:r>
      <w:r w:rsidR="007912C3" w:rsidRPr="00E968B5">
        <w:rPr>
          <w:rFonts w:ascii="Times New Roman" w:hAnsi="Times New Roman" w:cs="Times New Roman"/>
        </w:rPr>
        <w:t xml:space="preserve"> many phonological and morphological variant</w:t>
      </w:r>
      <w:r w:rsidR="00334A8A" w:rsidRPr="00E968B5">
        <w:rPr>
          <w:rFonts w:ascii="Times New Roman" w:hAnsi="Times New Roman" w:cs="Times New Roman"/>
        </w:rPr>
        <w:t xml:space="preserve"> reading</w:t>
      </w:r>
      <w:r w:rsidR="007912C3" w:rsidRPr="00E968B5">
        <w:rPr>
          <w:rFonts w:ascii="Times New Roman" w:hAnsi="Times New Roman" w:cs="Times New Roman"/>
        </w:rPr>
        <w:t>s</w:t>
      </w:r>
      <w:r w:rsidR="0076432A" w:rsidRPr="00E968B5">
        <w:rPr>
          <w:rFonts w:ascii="Times New Roman" w:hAnsi="Times New Roman" w:cs="Times New Roman"/>
        </w:rPr>
        <w:t xml:space="preserve"> in </w:t>
      </w:r>
      <w:r w:rsidR="00334A8A" w:rsidRPr="00E968B5">
        <w:rPr>
          <w:rFonts w:ascii="Times New Roman" w:hAnsi="Times New Roman" w:cs="Times New Roman"/>
        </w:rPr>
        <w:t>this</w:t>
      </w:r>
      <w:r w:rsidR="0076432A" w:rsidRPr="00E968B5">
        <w:rPr>
          <w:rFonts w:ascii="Times New Roman" w:hAnsi="Times New Roman" w:cs="Times New Roman"/>
        </w:rPr>
        <w:t xml:space="preserve"> critical edition</w:t>
      </w:r>
      <w:r w:rsidR="00274957">
        <w:rPr>
          <w:rFonts w:ascii="Times New Roman" w:hAnsi="Times New Roman" w:cs="Times New Roman"/>
        </w:rPr>
        <w:t>,</w:t>
      </w:r>
      <w:r w:rsidR="007912C3" w:rsidRPr="00E968B5">
        <w:rPr>
          <w:rFonts w:ascii="Times New Roman" w:hAnsi="Times New Roman" w:cs="Times New Roman"/>
        </w:rPr>
        <w:t xml:space="preserve"> which, </w:t>
      </w:r>
      <w:r w:rsidR="0076432A" w:rsidRPr="00E968B5">
        <w:rPr>
          <w:rFonts w:ascii="Times New Roman" w:hAnsi="Times New Roman" w:cs="Times New Roman"/>
        </w:rPr>
        <w:t>like</w:t>
      </w:r>
      <w:r w:rsidR="007912C3" w:rsidRPr="00E968B5">
        <w:rPr>
          <w:rFonts w:ascii="Times New Roman" w:hAnsi="Times New Roman" w:cs="Times New Roman"/>
        </w:rPr>
        <w:t xml:space="preserve"> spelling variants, do not affect the meaning of a particular word.</w:t>
      </w:r>
      <w:r w:rsidR="00C11134" w:rsidRPr="00E968B5">
        <w:rPr>
          <w:rFonts w:ascii="Times New Roman" w:hAnsi="Times New Roman" w:cs="Times New Roman"/>
        </w:rPr>
        <w:t xml:space="preserve"> </w:t>
      </w:r>
    </w:p>
    <w:p w14:paraId="5FFAE74D" w14:textId="77777777" w:rsidR="00DB7034" w:rsidRPr="00E968B5" w:rsidRDefault="0061734A" w:rsidP="00DB7034">
      <w:pPr>
        <w:shd w:val="clear" w:color="auto" w:fill="FFFFFF"/>
        <w:autoSpaceDE w:val="0"/>
        <w:autoSpaceDN w:val="0"/>
        <w:adjustRightInd w:val="0"/>
        <w:rPr>
          <w:rFonts w:ascii="Times New Roman" w:hAnsi="Times New Roman" w:cs="Times New Roman"/>
          <w:color w:val="000000"/>
          <w:highlight w:val="white"/>
        </w:rPr>
      </w:pPr>
      <w:r w:rsidRPr="00E968B5">
        <w:rPr>
          <w:rFonts w:ascii="Times New Roman" w:hAnsi="Times New Roman" w:cs="Times New Roman"/>
          <w:color w:val="000096"/>
          <w:highlight w:val="white"/>
        </w:rPr>
        <w:t xml:space="preserve">           </w:t>
      </w:r>
      <w:r w:rsidR="00DB7034" w:rsidRPr="00E968B5">
        <w:rPr>
          <w:rFonts w:ascii="Times New Roman" w:hAnsi="Times New Roman" w:cs="Times New Roman"/>
          <w:color w:val="000000"/>
          <w:highlight w:val="white"/>
        </w:rPr>
        <w:br/>
      </w:r>
      <w:r w:rsidR="009E316A" w:rsidRPr="00E968B5">
        <w:rPr>
          <w:rFonts w:ascii="Times New Roman" w:hAnsi="Times New Roman" w:cs="Times New Roman"/>
          <w:color w:val="000096"/>
          <w:highlight w:val="white"/>
        </w:rPr>
        <w:t>&lt;app&gt;</w:t>
      </w:r>
      <w:r w:rsidR="00DB7034" w:rsidRPr="00E968B5">
        <w:rPr>
          <w:rFonts w:ascii="Times New Roman" w:hAnsi="Times New Roman" w:cs="Times New Roman"/>
          <w:color w:val="000000"/>
          <w:highlight w:val="white"/>
        </w:rPr>
        <w:br/>
        <w:t xml:space="preserve">   </w:t>
      </w:r>
      <w:r w:rsidR="009E316A" w:rsidRPr="00E968B5">
        <w:rPr>
          <w:rFonts w:ascii="Times New Roman" w:hAnsi="Times New Roman" w:cs="Times New Roman"/>
          <w:color w:val="000096"/>
          <w:highlight w:val="white"/>
        </w:rPr>
        <w:t>&lt;</w:t>
      </w:r>
      <w:proofErr w:type="spellStart"/>
      <w:r w:rsidR="009E316A" w:rsidRPr="00E968B5">
        <w:rPr>
          <w:rFonts w:ascii="Times New Roman" w:hAnsi="Times New Roman" w:cs="Times New Roman"/>
          <w:color w:val="000096"/>
          <w:highlight w:val="white"/>
        </w:rPr>
        <w:t>lem</w:t>
      </w:r>
      <w:proofErr w:type="spellEnd"/>
      <w:r w:rsidR="009E316A" w:rsidRPr="00E968B5">
        <w:rPr>
          <w:rFonts w:ascii="Times New Roman" w:hAnsi="Times New Roman" w:cs="Times New Roman"/>
          <w:color w:val="F5844C"/>
          <w:highlight w:val="white"/>
        </w:rPr>
        <w:t xml:space="preserve"> wit</w:t>
      </w:r>
      <w:r w:rsidR="009E316A" w:rsidRPr="00E968B5">
        <w:rPr>
          <w:rFonts w:ascii="Times New Roman" w:hAnsi="Times New Roman" w:cs="Times New Roman"/>
          <w:color w:val="FF8040"/>
          <w:highlight w:val="white"/>
        </w:rPr>
        <w:t>=</w:t>
      </w:r>
      <w:r w:rsidR="009E316A" w:rsidRPr="00E968B5">
        <w:rPr>
          <w:rFonts w:ascii="Times New Roman" w:hAnsi="Times New Roman" w:cs="Times New Roman"/>
          <w:color w:val="993300"/>
          <w:highlight w:val="white"/>
        </w:rPr>
        <w:t>"#F"</w:t>
      </w:r>
      <w:r w:rsidR="009E316A" w:rsidRPr="00E968B5">
        <w:rPr>
          <w:rFonts w:ascii="Times New Roman" w:hAnsi="Times New Roman" w:cs="Times New Roman"/>
          <w:color w:val="000096"/>
          <w:highlight w:val="white"/>
        </w:rPr>
        <w:t>&gt;</w:t>
      </w:r>
      <w:proofErr w:type="spellStart"/>
      <w:r w:rsidR="009E316A" w:rsidRPr="00E968B5">
        <w:rPr>
          <w:rFonts w:ascii="Times New Roman" w:hAnsi="Times New Roman" w:cs="Times New Roman"/>
          <w:color w:val="000000"/>
          <w:highlight w:val="white"/>
        </w:rPr>
        <w:t>vun</w:t>
      </w:r>
      <w:proofErr w:type="spellEnd"/>
      <w:r w:rsidR="009E316A" w:rsidRPr="00E968B5">
        <w:rPr>
          <w:rFonts w:ascii="Times New Roman" w:hAnsi="Times New Roman" w:cs="Times New Roman"/>
          <w:color w:val="000096"/>
          <w:highlight w:val="white"/>
        </w:rPr>
        <w:t>&lt;/</w:t>
      </w:r>
      <w:proofErr w:type="spellStart"/>
      <w:r w:rsidR="009E316A" w:rsidRPr="00E968B5">
        <w:rPr>
          <w:rFonts w:ascii="Times New Roman" w:hAnsi="Times New Roman" w:cs="Times New Roman"/>
          <w:color w:val="000096"/>
          <w:highlight w:val="white"/>
        </w:rPr>
        <w:t>lem</w:t>
      </w:r>
      <w:proofErr w:type="spellEnd"/>
      <w:r w:rsidR="009E316A" w:rsidRPr="00E968B5">
        <w:rPr>
          <w:rFonts w:ascii="Times New Roman" w:hAnsi="Times New Roman" w:cs="Times New Roman"/>
          <w:color w:val="000096"/>
          <w:highlight w:val="white"/>
        </w:rPr>
        <w:t>&gt;</w:t>
      </w:r>
      <w:r w:rsidR="00DB7034" w:rsidRPr="00E968B5">
        <w:rPr>
          <w:rFonts w:ascii="Times New Roman" w:hAnsi="Times New Roman" w:cs="Times New Roman"/>
          <w:color w:val="000000"/>
          <w:highlight w:val="white"/>
        </w:rPr>
        <w:br/>
        <w:t xml:space="preserve">   </w:t>
      </w:r>
      <w:r w:rsidR="009E316A" w:rsidRPr="00E968B5">
        <w:rPr>
          <w:rFonts w:ascii="Times New Roman" w:hAnsi="Times New Roman" w:cs="Times New Roman"/>
          <w:color w:val="000096"/>
          <w:highlight w:val="white"/>
        </w:rPr>
        <w:t>&lt;</w:t>
      </w:r>
      <w:proofErr w:type="spellStart"/>
      <w:r w:rsidR="009E316A" w:rsidRPr="00E968B5">
        <w:rPr>
          <w:rFonts w:ascii="Times New Roman" w:hAnsi="Times New Roman" w:cs="Times New Roman"/>
          <w:color w:val="000096"/>
          <w:highlight w:val="white"/>
        </w:rPr>
        <w:t>rdg</w:t>
      </w:r>
      <w:proofErr w:type="spellEnd"/>
      <w:r w:rsidR="009E316A" w:rsidRPr="00E968B5">
        <w:rPr>
          <w:rFonts w:ascii="Times New Roman" w:hAnsi="Times New Roman" w:cs="Times New Roman"/>
          <w:color w:val="F5844C"/>
          <w:highlight w:val="white"/>
        </w:rPr>
        <w:t xml:space="preserve"> wit</w:t>
      </w:r>
      <w:r w:rsidR="009E316A" w:rsidRPr="00E968B5">
        <w:rPr>
          <w:rFonts w:ascii="Times New Roman" w:hAnsi="Times New Roman" w:cs="Times New Roman"/>
          <w:color w:val="FF8040"/>
          <w:highlight w:val="white"/>
        </w:rPr>
        <w:t>=</w:t>
      </w:r>
      <w:r w:rsidR="009E316A" w:rsidRPr="00E968B5">
        <w:rPr>
          <w:rFonts w:ascii="Times New Roman" w:hAnsi="Times New Roman" w:cs="Times New Roman"/>
          <w:color w:val="993300"/>
          <w:highlight w:val="white"/>
        </w:rPr>
        <w:t>"#P"</w:t>
      </w:r>
      <w:r w:rsidR="000B4855" w:rsidRPr="00E968B5">
        <w:rPr>
          <w:rFonts w:ascii="Times New Roman" w:hAnsi="Times New Roman" w:cs="Times New Roman"/>
          <w:color w:val="993300"/>
          <w:highlight w:val="white"/>
        </w:rPr>
        <w:t xml:space="preserve"> </w:t>
      </w:r>
      <w:r w:rsidR="000B4855" w:rsidRPr="00E968B5">
        <w:rPr>
          <w:rFonts w:ascii="Times New Roman" w:hAnsi="Times New Roman" w:cs="Times New Roman"/>
          <w:color w:val="F5844C"/>
          <w:highlight w:val="white"/>
        </w:rPr>
        <w:t>type</w:t>
      </w:r>
      <w:r w:rsidR="000B4855" w:rsidRPr="00E968B5">
        <w:rPr>
          <w:rFonts w:ascii="Times New Roman" w:hAnsi="Times New Roman" w:cs="Times New Roman"/>
          <w:color w:val="FF8040"/>
          <w:highlight w:val="white"/>
        </w:rPr>
        <w:t>=</w:t>
      </w:r>
      <w:r w:rsidR="000B4855" w:rsidRPr="00E968B5">
        <w:rPr>
          <w:rFonts w:ascii="Times New Roman" w:hAnsi="Times New Roman" w:cs="Times New Roman"/>
          <w:color w:val="993300"/>
          <w:highlight w:val="white"/>
        </w:rPr>
        <w:t>"</w:t>
      </w:r>
      <w:r w:rsidR="004C44B9" w:rsidRPr="00E968B5">
        <w:rPr>
          <w:rFonts w:ascii="Times New Roman" w:hAnsi="Times New Roman" w:cs="Times New Roman"/>
          <w:color w:val="993300"/>
          <w:highlight w:val="white"/>
        </w:rPr>
        <w:t>vocalic''</w:t>
      </w:r>
      <w:r w:rsidR="009E316A" w:rsidRPr="00E968B5">
        <w:rPr>
          <w:rFonts w:ascii="Times New Roman" w:hAnsi="Times New Roman" w:cs="Times New Roman"/>
          <w:color w:val="000096"/>
          <w:highlight w:val="white"/>
        </w:rPr>
        <w:t>&gt;</w:t>
      </w:r>
      <w:proofErr w:type="spellStart"/>
      <w:r w:rsidR="009E316A" w:rsidRPr="00E968B5">
        <w:rPr>
          <w:rFonts w:ascii="Times New Roman" w:hAnsi="Times New Roman" w:cs="Times New Roman"/>
          <w:color w:val="000000"/>
          <w:highlight w:val="white"/>
        </w:rPr>
        <w:t>ven</w:t>
      </w:r>
      <w:proofErr w:type="spellEnd"/>
      <w:r w:rsidR="009E316A" w:rsidRPr="00E968B5">
        <w:rPr>
          <w:rFonts w:ascii="Times New Roman" w:hAnsi="Times New Roman" w:cs="Times New Roman"/>
          <w:color w:val="000096"/>
          <w:highlight w:val="white"/>
        </w:rPr>
        <w:t>&lt;/</w:t>
      </w:r>
      <w:proofErr w:type="spellStart"/>
      <w:r w:rsidR="009E316A" w:rsidRPr="00E968B5">
        <w:rPr>
          <w:rFonts w:ascii="Times New Roman" w:hAnsi="Times New Roman" w:cs="Times New Roman"/>
          <w:color w:val="000096"/>
          <w:highlight w:val="white"/>
        </w:rPr>
        <w:t>rdg</w:t>
      </w:r>
      <w:proofErr w:type="spellEnd"/>
      <w:r w:rsidR="009E316A" w:rsidRPr="00E968B5">
        <w:rPr>
          <w:rFonts w:ascii="Times New Roman" w:hAnsi="Times New Roman" w:cs="Times New Roman"/>
          <w:color w:val="000096"/>
          <w:highlight w:val="white"/>
        </w:rPr>
        <w:t>&gt;</w:t>
      </w:r>
    </w:p>
    <w:p w14:paraId="3788534F" w14:textId="77777777" w:rsidR="009E316A" w:rsidRPr="00E968B5" w:rsidRDefault="009E316A" w:rsidP="009E316A">
      <w:pPr>
        <w:shd w:val="clear" w:color="auto" w:fill="FFFFFF"/>
        <w:autoSpaceDE w:val="0"/>
        <w:autoSpaceDN w:val="0"/>
        <w:adjustRightInd w:val="0"/>
        <w:rPr>
          <w:rFonts w:ascii="Times New Roman" w:hAnsi="Times New Roman" w:cs="Times New Roman"/>
          <w:color w:val="000096"/>
          <w:highlight w:val="white"/>
        </w:rPr>
      </w:pP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t xml:space="preserve">       </w:t>
      </w:r>
    </w:p>
    <w:p w14:paraId="03F0CB7B" w14:textId="77777777" w:rsidR="00462100" w:rsidRPr="00E968B5" w:rsidRDefault="00462100" w:rsidP="00C22A27">
      <w:pPr>
        <w:shd w:val="clear" w:color="auto" w:fill="FFFFFF"/>
        <w:autoSpaceDE w:val="0"/>
        <w:autoSpaceDN w:val="0"/>
        <w:adjustRightInd w:val="0"/>
        <w:rPr>
          <w:rFonts w:ascii="Times New Roman" w:hAnsi="Times New Roman" w:cs="Times New Roman"/>
          <w:highlight w:val="white"/>
        </w:rPr>
      </w:pPr>
    </w:p>
    <w:p w14:paraId="47BACFA0" w14:textId="77777777" w:rsidR="00D001CD" w:rsidRPr="00E968B5" w:rsidRDefault="00D001CD" w:rsidP="00C11134">
      <w:pPr>
        <w:spacing w:line="360" w:lineRule="auto"/>
        <w:jc w:val="both"/>
        <w:rPr>
          <w:rFonts w:ascii="Times New Roman" w:hAnsi="Times New Roman" w:cs="Times New Roman"/>
        </w:rPr>
      </w:pPr>
      <w:r w:rsidRPr="00E968B5">
        <w:rPr>
          <w:rFonts w:ascii="Times New Roman" w:hAnsi="Times New Roman" w:cs="Times New Roman"/>
        </w:rPr>
        <w:t xml:space="preserve">Lexical substitutions are </w:t>
      </w:r>
      <w:r w:rsidR="00C11134" w:rsidRPr="00E968B5">
        <w:rPr>
          <w:rFonts w:ascii="Times New Roman" w:hAnsi="Times New Roman" w:cs="Times New Roman"/>
        </w:rPr>
        <w:t xml:space="preserve">of </w:t>
      </w:r>
      <w:r w:rsidRPr="00E968B5">
        <w:rPr>
          <w:rFonts w:ascii="Times New Roman" w:hAnsi="Times New Roman" w:cs="Times New Roman"/>
        </w:rPr>
        <w:t>more importan</w:t>
      </w:r>
      <w:r w:rsidR="00C11134" w:rsidRPr="00E968B5">
        <w:rPr>
          <w:rFonts w:ascii="Times New Roman" w:hAnsi="Times New Roman" w:cs="Times New Roman"/>
        </w:rPr>
        <w:t>ce</w:t>
      </w:r>
      <w:r w:rsidRPr="00E968B5">
        <w:rPr>
          <w:rFonts w:ascii="Times New Roman" w:hAnsi="Times New Roman" w:cs="Times New Roman"/>
        </w:rPr>
        <w:t xml:space="preserve">, but in the </w:t>
      </w:r>
      <w:r w:rsidR="00C11134" w:rsidRPr="00E968B5">
        <w:rPr>
          <w:rFonts w:ascii="Times New Roman" w:hAnsi="Times New Roman" w:cs="Times New Roman"/>
        </w:rPr>
        <w:t xml:space="preserve">manuscript texts </w:t>
      </w:r>
      <w:r w:rsidRPr="00E968B5">
        <w:rPr>
          <w:rFonts w:ascii="Times New Roman" w:hAnsi="Times New Roman" w:cs="Times New Roman"/>
        </w:rPr>
        <w:t xml:space="preserve">included </w:t>
      </w:r>
      <w:r w:rsidR="00C11134" w:rsidRPr="00E968B5">
        <w:rPr>
          <w:rFonts w:ascii="Times New Roman" w:hAnsi="Times New Roman" w:cs="Times New Roman"/>
        </w:rPr>
        <w:t xml:space="preserve">in the critical edition </w:t>
      </w:r>
      <w:r w:rsidRPr="00E968B5">
        <w:rPr>
          <w:rFonts w:ascii="Times New Roman" w:hAnsi="Times New Roman" w:cs="Times New Roman"/>
        </w:rPr>
        <w:t xml:space="preserve">it is generally </w:t>
      </w:r>
      <w:r w:rsidR="00274957">
        <w:rPr>
          <w:rFonts w:ascii="Times New Roman" w:hAnsi="Times New Roman" w:cs="Times New Roman"/>
        </w:rPr>
        <w:t>a</w:t>
      </w:r>
      <w:r w:rsidR="00274957" w:rsidRPr="00E968B5">
        <w:rPr>
          <w:rFonts w:ascii="Times New Roman" w:hAnsi="Times New Roman" w:cs="Times New Roman"/>
        </w:rPr>
        <w:t xml:space="preserve"> </w:t>
      </w:r>
      <w:r w:rsidRPr="00E968B5">
        <w:rPr>
          <w:rFonts w:ascii="Times New Roman" w:hAnsi="Times New Roman" w:cs="Times New Roman"/>
        </w:rPr>
        <w:t>case of synonyms:</w:t>
      </w:r>
    </w:p>
    <w:p w14:paraId="64BC11D4" w14:textId="77777777" w:rsidR="00D001CD" w:rsidRPr="00E968B5" w:rsidRDefault="00D001CD" w:rsidP="00EC0FE0">
      <w:pPr>
        <w:shd w:val="clear" w:color="auto" w:fill="FFFFFF"/>
        <w:autoSpaceDE w:val="0"/>
        <w:autoSpaceDN w:val="0"/>
        <w:adjustRightInd w:val="0"/>
        <w:rPr>
          <w:rFonts w:ascii="Times New Roman" w:hAnsi="Times New Roman" w:cs="Times New Roman"/>
        </w:rPr>
      </w:pPr>
    </w:p>
    <w:p w14:paraId="1E04D0A7" w14:textId="77777777" w:rsidR="00D73C5E" w:rsidRPr="00E968B5" w:rsidRDefault="00EC0FE0" w:rsidP="007C5E35">
      <w:pPr>
        <w:shd w:val="clear" w:color="auto" w:fill="FFFFFF"/>
        <w:autoSpaceDE w:val="0"/>
        <w:autoSpaceDN w:val="0"/>
        <w:adjustRightInd w:val="0"/>
        <w:rPr>
          <w:rFonts w:ascii="Times New Roman" w:hAnsi="Times New Roman" w:cs="Times New Roman"/>
          <w:color w:val="000096"/>
          <w:highlight w:val="white"/>
        </w:rPr>
      </w:pP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00C72261"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lem</w:t>
      </w:r>
      <w:proofErr w:type="spellEnd"/>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"#F"</w:t>
      </w:r>
      <w:r w:rsidRPr="00E968B5">
        <w:rPr>
          <w:rFonts w:ascii="Times New Roman" w:hAnsi="Times New Roman" w:cs="Times New Roman"/>
          <w:color w:val="000096"/>
          <w:highlight w:val="white"/>
        </w:rPr>
        <w:t>&gt;</w:t>
      </w:r>
      <w:proofErr w:type="spellStart"/>
      <w:r w:rsidRPr="00E968B5">
        <w:rPr>
          <w:rFonts w:ascii="Times New Roman" w:hAnsi="Times New Roman" w:cs="Times New Roman"/>
          <w:color w:val="000000"/>
          <w:highlight w:val="white"/>
        </w:rPr>
        <w:t>dela</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fairont</w:t>
      </w:r>
      <w:proofErr w:type="spellEnd"/>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lem</w:t>
      </w:r>
      <w:proofErr w:type="spellEnd"/>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rdg</w:t>
      </w:r>
      <w:proofErr w:type="spellEnd"/>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"#P"</w:t>
      </w:r>
      <w:r w:rsidR="00BD7854" w:rsidRPr="00E968B5">
        <w:rPr>
          <w:rFonts w:ascii="Times New Roman" w:hAnsi="Times New Roman" w:cs="Times New Roman"/>
          <w:color w:val="993300"/>
          <w:highlight w:val="white"/>
        </w:rPr>
        <w:t xml:space="preserve"> </w:t>
      </w:r>
      <w:r w:rsidR="00BD7854" w:rsidRPr="00E968B5">
        <w:rPr>
          <w:rFonts w:ascii="Times New Roman" w:hAnsi="Times New Roman" w:cs="Times New Roman"/>
          <w:color w:val="993300"/>
        </w:rPr>
        <w:t>type="lexical"</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 xml:space="preserve">Della </w:t>
      </w:r>
      <w:proofErr w:type="spellStart"/>
      <w:r w:rsidRPr="00E968B5">
        <w:rPr>
          <w:rFonts w:ascii="Times New Roman" w:hAnsi="Times New Roman" w:cs="Times New Roman"/>
          <w:color w:val="000000"/>
          <w:highlight w:val="white"/>
        </w:rPr>
        <w:t>pust</w:t>
      </w:r>
      <w:proofErr w:type="spellEnd"/>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rdg</w:t>
      </w:r>
      <w:proofErr w:type="spellEnd"/>
      <w:r w:rsidRPr="00E968B5">
        <w:rPr>
          <w:rFonts w:ascii="Times New Roman" w:hAnsi="Times New Roman" w:cs="Times New Roman"/>
          <w:color w:val="000096"/>
          <w:highlight w:val="white"/>
        </w:rPr>
        <w:t>&gt;</w:t>
      </w:r>
      <w:r w:rsidR="00C72261"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r>
      <w:r w:rsidRPr="00E968B5">
        <w:rPr>
          <w:rFonts w:ascii="Times New Roman" w:hAnsi="Times New Roman" w:cs="Times New Roman"/>
          <w:color w:val="000096"/>
          <w:highlight w:val="white"/>
        </w:rPr>
        <w:t>&lt;/l&gt;</w:t>
      </w:r>
    </w:p>
    <w:p w14:paraId="39C559F4" w14:textId="77777777" w:rsidR="00D001CD" w:rsidRPr="00E968B5" w:rsidRDefault="00D001CD" w:rsidP="007C5E35">
      <w:pPr>
        <w:shd w:val="clear" w:color="auto" w:fill="FFFFFF"/>
        <w:autoSpaceDE w:val="0"/>
        <w:autoSpaceDN w:val="0"/>
        <w:adjustRightInd w:val="0"/>
        <w:rPr>
          <w:rFonts w:ascii="Times New Roman" w:hAnsi="Times New Roman" w:cs="Times New Roman"/>
          <w:highlight w:val="white"/>
        </w:rPr>
      </w:pPr>
    </w:p>
    <w:p w14:paraId="50A443D4" w14:textId="77777777" w:rsidR="008C1D02" w:rsidRDefault="008C1D02" w:rsidP="00D73C5E">
      <w:pPr>
        <w:spacing w:line="360" w:lineRule="auto"/>
        <w:jc w:val="center"/>
        <w:rPr>
          <w:rFonts w:ascii="Times New Roman" w:hAnsi="Times New Roman" w:cs="Times New Roman"/>
          <w:b/>
        </w:rPr>
      </w:pPr>
    </w:p>
    <w:p w14:paraId="6318C3D3" w14:textId="15008969" w:rsidR="00C52A79" w:rsidRPr="00E968B5" w:rsidRDefault="00C52A79" w:rsidP="00D73C5E">
      <w:pPr>
        <w:spacing w:line="360" w:lineRule="auto"/>
        <w:jc w:val="center"/>
        <w:rPr>
          <w:rFonts w:ascii="Times New Roman" w:hAnsi="Times New Roman" w:cs="Times New Roman"/>
          <w:b/>
        </w:rPr>
      </w:pPr>
      <w:r w:rsidRPr="00E968B5">
        <w:rPr>
          <w:rFonts w:ascii="Times New Roman" w:hAnsi="Times New Roman" w:cs="Times New Roman"/>
          <w:b/>
        </w:rPr>
        <w:t>Tools for text analysis and display</w:t>
      </w:r>
    </w:p>
    <w:p w14:paraId="481D5BDB" w14:textId="77777777" w:rsidR="00D05948" w:rsidRPr="00E968B5" w:rsidRDefault="00D05948" w:rsidP="00D73C5E">
      <w:pPr>
        <w:spacing w:line="360" w:lineRule="auto"/>
        <w:jc w:val="center"/>
        <w:rPr>
          <w:rFonts w:ascii="Times New Roman" w:hAnsi="Times New Roman" w:cs="Times New Roman"/>
        </w:rPr>
      </w:pPr>
    </w:p>
    <w:p w14:paraId="2959B11C" w14:textId="7DC4F66A" w:rsidR="00C52A79" w:rsidRPr="00E968B5" w:rsidRDefault="00AC0502" w:rsidP="000C2C40">
      <w:pPr>
        <w:spacing w:line="360" w:lineRule="auto"/>
        <w:jc w:val="both"/>
        <w:rPr>
          <w:rFonts w:ascii="Times New Roman" w:hAnsi="Times New Roman" w:cs="Times New Roman"/>
        </w:rPr>
      </w:pPr>
      <w:r>
        <w:rPr>
          <w:rFonts w:ascii="Times New Roman" w:hAnsi="Times New Roman" w:cs="Times New Roman"/>
        </w:rPr>
        <w:tab/>
      </w:r>
      <w:r w:rsidR="00C52A79" w:rsidRPr="00E968B5">
        <w:rPr>
          <w:rFonts w:ascii="Times New Roman" w:hAnsi="Times New Roman" w:cs="Times New Roman"/>
        </w:rPr>
        <w:t xml:space="preserve">The </w:t>
      </w:r>
      <w:r w:rsidR="009D727C" w:rsidRPr="00E968B5">
        <w:rPr>
          <w:rFonts w:ascii="Times New Roman" w:hAnsi="Times New Roman" w:cs="Times New Roman"/>
        </w:rPr>
        <w:t xml:space="preserve">XML-TEI </w:t>
      </w:r>
      <w:r w:rsidR="00C52A79" w:rsidRPr="00E968B5">
        <w:rPr>
          <w:rFonts w:ascii="Times New Roman" w:hAnsi="Times New Roman" w:cs="Times New Roman"/>
        </w:rPr>
        <w:t>encoding of textual variation shown above conveys the logical and semantic structure of the variant readings in the hymns</w:t>
      </w:r>
      <w:r w:rsidR="00875DDD">
        <w:rPr>
          <w:rFonts w:ascii="Times New Roman" w:hAnsi="Times New Roman" w:cs="Times New Roman"/>
        </w:rPr>
        <w:t>,</w:t>
      </w:r>
      <w:r w:rsidR="00711A0F" w:rsidRPr="00E968B5">
        <w:rPr>
          <w:rFonts w:ascii="Times New Roman" w:hAnsi="Times New Roman" w:cs="Times New Roman"/>
        </w:rPr>
        <w:t xml:space="preserve"> on the basis of </w:t>
      </w:r>
      <w:r w:rsidR="00C52A79" w:rsidRPr="00E968B5">
        <w:rPr>
          <w:rFonts w:ascii="Times New Roman" w:hAnsi="Times New Roman" w:cs="Times New Roman"/>
        </w:rPr>
        <w:t xml:space="preserve">which the editor </w:t>
      </w:r>
      <w:r w:rsidR="00711A0F" w:rsidRPr="00E968B5">
        <w:rPr>
          <w:rFonts w:ascii="Times New Roman" w:hAnsi="Times New Roman" w:cs="Times New Roman"/>
        </w:rPr>
        <w:t xml:space="preserve">of the critical edition is able </w:t>
      </w:r>
      <w:r w:rsidR="00C52A79" w:rsidRPr="00E968B5">
        <w:rPr>
          <w:rFonts w:ascii="Times New Roman" w:hAnsi="Times New Roman" w:cs="Times New Roman"/>
        </w:rPr>
        <w:t xml:space="preserve">to formulate </w:t>
      </w:r>
      <w:r w:rsidR="00711A0F" w:rsidRPr="00E968B5">
        <w:rPr>
          <w:rFonts w:ascii="Times New Roman" w:hAnsi="Times New Roman" w:cs="Times New Roman"/>
        </w:rPr>
        <w:t xml:space="preserve">his or her </w:t>
      </w:r>
      <w:proofErr w:type="spellStart"/>
      <w:r w:rsidR="00711A0F" w:rsidRPr="00E968B5">
        <w:rPr>
          <w:rFonts w:ascii="Times New Roman" w:hAnsi="Times New Roman" w:cs="Times New Roman"/>
        </w:rPr>
        <w:t>textologica</w:t>
      </w:r>
      <w:r w:rsidR="00C52A79" w:rsidRPr="00E968B5">
        <w:rPr>
          <w:rFonts w:ascii="Times New Roman" w:hAnsi="Times New Roman" w:cs="Times New Roman"/>
        </w:rPr>
        <w:t>l</w:t>
      </w:r>
      <w:proofErr w:type="spellEnd"/>
      <w:r w:rsidR="00C52A79" w:rsidRPr="00E968B5">
        <w:rPr>
          <w:rFonts w:ascii="Times New Roman" w:hAnsi="Times New Roman" w:cs="Times New Roman"/>
        </w:rPr>
        <w:t xml:space="preserve"> and philological </w:t>
      </w:r>
      <w:r w:rsidR="00711A0F" w:rsidRPr="00E968B5">
        <w:rPr>
          <w:rFonts w:ascii="Times New Roman" w:hAnsi="Times New Roman" w:cs="Times New Roman"/>
        </w:rPr>
        <w:t>analysis</w:t>
      </w:r>
      <w:r w:rsidR="00C52A79" w:rsidRPr="00E968B5">
        <w:rPr>
          <w:rFonts w:ascii="Times New Roman" w:hAnsi="Times New Roman" w:cs="Times New Roman"/>
        </w:rPr>
        <w:t xml:space="preserve"> of the textual tradition of a given </w:t>
      </w:r>
      <w:r w:rsidR="00711A0F" w:rsidRPr="00E968B5">
        <w:rPr>
          <w:rFonts w:ascii="Times New Roman" w:hAnsi="Times New Roman" w:cs="Times New Roman"/>
        </w:rPr>
        <w:t>hymn</w:t>
      </w:r>
      <w:r w:rsidR="00C52A79" w:rsidRPr="00E968B5">
        <w:rPr>
          <w:rFonts w:ascii="Times New Roman" w:hAnsi="Times New Roman" w:cs="Times New Roman"/>
        </w:rPr>
        <w:t xml:space="preserve"> in </w:t>
      </w:r>
      <w:r w:rsidR="008F6C96">
        <w:rPr>
          <w:rFonts w:ascii="Times New Roman" w:hAnsi="Times New Roman" w:cs="Times New Roman"/>
        </w:rPr>
        <w:t xml:space="preserve">a </w:t>
      </w:r>
      <w:r w:rsidR="00C52A79" w:rsidRPr="00E968B5">
        <w:rPr>
          <w:rFonts w:ascii="Times New Roman" w:hAnsi="Times New Roman" w:cs="Times New Roman"/>
        </w:rPr>
        <w:t xml:space="preserve">machine readable format. However, this </w:t>
      </w:r>
      <w:r w:rsidR="00711A0F" w:rsidRPr="00E968B5">
        <w:rPr>
          <w:rFonts w:ascii="Times New Roman" w:hAnsi="Times New Roman" w:cs="Times New Roman"/>
        </w:rPr>
        <w:t>format</w:t>
      </w:r>
      <w:r w:rsidR="00C52A79" w:rsidRPr="00E968B5">
        <w:rPr>
          <w:rFonts w:ascii="Times New Roman" w:hAnsi="Times New Roman" w:cs="Times New Roman"/>
        </w:rPr>
        <w:t xml:space="preserve"> is not intended for the </w:t>
      </w:r>
      <w:r w:rsidR="000D7BBF" w:rsidRPr="00E968B5">
        <w:rPr>
          <w:rFonts w:ascii="Times New Roman" w:hAnsi="Times New Roman" w:cs="Times New Roman"/>
        </w:rPr>
        <w:t xml:space="preserve">reading </w:t>
      </w:r>
      <w:r w:rsidR="00C52A79" w:rsidRPr="00E968B5">
        <w:rPr>
          <w:rFonts w:ascii="Times New Roman" w:hAnsi="Times New Roman" w:cs="Times New Roman"/>
        </w:rPr>
        <w:t>publi</w:t>
      </w:r>
      <w:r w:rsidR="00711A0F" w:rsidRPr="00E968B5">
        <w:rPr>
          <w:rFonts w:ascii="Times New Roman" w:hAnsi="Times New Roman" w:cs="Times New Roman"/>
        </w:rPr>
        <w:t>c of the digital e</w:t>
      </w:r>
      <w:r w:rsidR="00C52A79" w:rsidRPr="00E968B5">
        <w:rPr>
          <w:rFonts w:ascii="Times New Roman" w:hAnsi="Times New Roman" w:cs="Times New Roman"/>
        </w:rPr>
        <w:t xml:space="preserve">dition, that is, </w:t>
      </w:r>
      <w:r w:rsidR="00711A0F" w:rsidRPr="00E968B5">
        <w:rPr>
          <w:rFonts w:ascii="Times New Roman" w:hAnsi="Times New Roman" w:cs="Times New Roman"/>
        </w:rPr>
        <w:t xml:space="preserve">for </w:t>
      </w:r>
      <w:r w:rsidR="00C52A79" w:rsidRPr="00E968B5">
        <w:rPr>
          <w:rFonts w:ascii="Times New Roman" w:hAnsi="Times New Roman" w:cs="Times New Roman"/>
        </w:rPr>
        <w:t xml:space="preserve">actual reading </w:t>
      </w:r>
      <w:r w:rsidR="00711A0F" w:rsidRPr="00E968B5">
        <w:rPr>
          <w:rFonts w:ascii="Times New Roman" w:hAnsi="Times New Roman" w:cs="Times New Roman"/>
        </w:rPr>
        <w:t>from</w:t>
      </w:r>
      <w:r w:rsidR="00C52A79" w:rsidRPr="00E968B5">
        <w:rPr>
          <w:rFonts w:ascii="Times New Roman" w:hAnsi="Times New Roman" w:cs="Times New Roman"/>
        </w:rPr>
        <w:t xml:space="preserve"> the screen</w:t>
      </w:r>
      <w:r w:rsidR="009873F7" w:rsidRPr="00E968B5">
        <w:rPr>
          <w:rFonts w:ascii="Times New Roman" w:hAnsi="Times New Roman" w:cs="Times New Roman"/>
        </w:rPr>
        <w:t xml:space="preserve">. For this purpose, </w:t>
      </w:r>
      <w:r w:rsidR="00711A0F" w:rsidRPr="00E968B5">
        <w:rPr>
          <w:rFonts w:ascii="Times New Roman" w:hAnsi="Times New Roman" w:cs="Times New Roman"/>
        </w:rPr>
        <w:t xml:space="preserve">it </w:t>
      </w:r>
      <w:r w:rsidR="000D7BBF" w:rsidRPr="00E968B5">
        <w:rPr>
          <w:rFonts w:ascii="Times New Roman" w:hAnsi="Times New Roman" w:cs="Times New Roman"/>
        </w:rPr>
        <w:t>has to</w:t>
      </w:r>
      <w:r w:rsidR="00C52A79" w:rsidRPr="00E968B5">
        <w:rPr>
          <w:rFonts w:ascii="Times New Roman" w:hAnsi="Times New Roman" w:cs="Times New Roman"/>
        </w:rPr>
        <w:t xml:space="preserve"> be converted into a read</w:t>
      </w:r>
      <w:r w:rsidR="00711A0F" w:rsidRPr="00E968B5">
        <w:rPr>
          <w:rFonts w:ascii="Times New Roman" w:hAnsi="Times New Roman" w:cs="Times New Roman"/>
        </w:rPr>
        <w:t>er</w:t>
      </w:r>
      <w:r w:rsidR="00C52A79" w:rsidRPr="00E968B5">
        <w:rPr>
          <w:rFonts w:ascii="Times New Roman" w:hAnsi="Times New Roman" w:cs="Times New Roman"/>
        </w:rPr>
        <w:t>-friendly display</w:t>
      </w:r>
      <w:r w:rsidR="00F067E1" w:rsidRPr="00E968B5">
        <w:rPr>
          <w:rFonts w:ascii="Times New Roman" w:hAnsi="Times New Roman" w:cs="Times New Roman"/>
        </w:rPr>
        <w:t xml:space="preserve"> format</w:t>
      </w:r>
      <w:r w:rsidR="00C52A79" w:rsidRPr="00E968B5">
        <w:rPr>
          <w:rFonts w:ascii="Times New Roman" w:hAnsi="Times New Roman" w:cs="Times New Roman"/>
        </w:rPr>
        <w:t xml:space="preserve">, such as HTML, where the </w:t>
      </w:r>
      <w:r w:rsidR="00F067E1" w:rsidRPr="00E968B5">
        <w:rPr>
          <w:rFonts w:ascii="Times New Roman" w:hAnsi="Times New Roman" w:cs="Times New Roman"/>
        </w:rPr>
        <w:t xml:space="preserve">meaning </w:t>
      </w:r>
      <w:r w:rsidR="00C52A79" w:rsidRPr="00E968B5">
        <w:rPr>
          <w:rFonts w:ascii="Times New Roman" w:hAnsi="Times New Roman" w:cs="Times New Roman"/>
        </w:rPr>
        <w:t>structure of the text is converted into the appropriate graphic design of the text.</w:t>
      </w:r>
    </w:p>
    <w:p w14:paraId="70EC3CC3" w14:textId="1C8CBE06" w:rsidR="006D7E91" w:rsidRPr="00E968B5" w:rsidRDefault="00AC0502" w:rsidP="000C2C40">
      <w:pPr>
        <w:spacing w:line="360" w:lineRule="auto"/>
        <w:jc w:val="both"/>
        <w:rPr>
          <w:rFonts w:ascii="Times New Roman" w:hAnsi="Times New Roman" w:cs="Times New Roman"/>
        </w:rPr>
      </w:pPr>
      <w:r>
        <w:rPr>
          <w:rFonts w:ascii="Times New Roman" w:hAnsi="Times New Roman" w:cs="Times New Roman"/>
        </w:rPr>
        <w:tab/>
      </w:r>
      <w:r w:rsidR="006D7E91" w:rsidRPr="00E968B5">
        <w:rPr>
          <w:rFonts w:ascii="Times New Roman" w:hAnsi="Times New Roman" w:cs="Times New Roman"/>
        </w:rPr>
        <w:t xml:space="preserve">To </w:t>
      </w:r>
      <w:r w:rsidR="00526A85" w:rsidRPr="00E968B5">
        <w:rPr>
          <w:rFonts w:ascii="Times New Roman" w:hAnsi="Times New Roman" w:cs="Times New Roman"/>
        </w:rPr>
        <w:t>show</w:t>
      </w:r>
      <w:r w:rsidR="006D7E91" w:rsidRPr="00E968B5">
        <w:rPr>
          <w:rFonts w:ascii="Times New Roman" w:hAnsi="Times New Roman" w:cs="Times New Roman"/>
        </w:rPr>
        <w:t xml:space="preserve"> </w:t>
      </w:r>
      <w:r w:rsidR="00526A85" w:rsidRPr="00E968B5">
        <w:rPr>
          <w:rFonts w:ascii="Times New Roman" w:hAnsi="Times New Roman" w:cs="Times New Roman"/>
        </w:rPr>
        <w:t xml:space="preserve">textual </w:t>
      </w:r>
      <w:r w:rsidR="006D7E91" w:rsidRPr="00E968B5">
        <w:rPr>
          <w:rFonts w:ascii="Times New Roman" w:hAnsi="Times New Roman" w:cs="Times New Roman"/>
        </w:rPr>
        <w:t>variance in the text</w:t>
      </w:r>
      <w:r w:rsidR="00526A85" w:rsidRPr="00E968B5">
        <w:rPr>
          <w:rFonts w:ascii="Times New Roman" w:hAnsi="Times New Roman" w:cs="Times New Roman"/>
        </w:rPr>
        <w:t>ual</w:t>
      </w:r>
      <w:r w:rsidR="006D7E91" w:rsidRPr="00E968B5">
        <w:rPr>
          <w:rFonts w:ascii="Times New Roman" w:hAnsi="Times New Roman" w:cs="Times New Roman"/>
        </w:rPr>
        <w:t xml:space="preserve"> trans</w:t>
      </w:r>
      <w:r w:rsidR="00526A85" w:rsidRPr="00E968B5">
        <w:rPr>
          <w:rFonts w:ascii="Times New Roman" w:hAnsi="Times New Roman" w:cs="Times New Roman"/>
        </w:rPr>
        <w:t>mission</w:t>
      </w:r>
      <w:r w:rsidR="006D7E91" w:rsidRPr="00E968B5">
        <w:rPr>
          <w:rFonts w:ascii="Times New Roman" w:hAnsi="Times New Roman" w:cs="Times New Roman"/>
        </w:rPr>
        <w:t xml:space="preserve"> of </w:t>
      </w:r>
      <w:proofErr w:type="spellStart"/>
      <w:r w:rsidR="006D7E91" w:rsidRPr="00E968B5">
        <w:rPr>
          <w:rFonts w:ascii="Times New Roman" w:hAnsi="Times New Roman" w:cs="Times New Roman"/>
          <w:i/>
        </w:rPr>
        <w:t>Foglar</w:t>
      </w:r>
      <w:r w:rsidR="00526A85" w:rsidRPr="00E968B5">
        <w:rPr>
          <w:rFonts w:ascii="Times New Roman" w:hAnsi="Times New Roman" w:cs="Times New Roman"/>
          <w:i/>
        </w:rPr>
        <w:t>’</w:t>
      </w:r>
      <w:r w:rsidR="00064D78" w:rsidRPr="00E968B5">
        <w:rPr>
          <w:rFonts w:ascii="Times New Roman" w:hAnsi="Times New Roman" w:cs="Times New Roman"/>
          <w:i/>
        </w:rPr>
        <w:t>s</w:t>
      </w:r>
      <w:proofErr w:type="spellEnd"/>
      <w:r w:rsidR="00064D78" w:rsidRPr="00E968B5">
        <w:rPr>
          <w:rFonts w:ascii="Times New Roman" w:hAnsi="Times New Roman" w:cs="Times New Roman"/>
          <w:i/>
        </w:rPr>
        <w:t xml:space="preserve"> M</w:t>
      </w:r>
      <w:r w:rsidR="006D7E91" w:rsidRPr="00E968B5">
        <w:rPr>
          <w:rFonts w:ascii="Times New Roman" w:hAnsi="Times New Roman" w:cs="Times New Roman"/>
          <w:i/>
        </w:rPr>
        <w:t>anuscript</w:t>
      </w:r>
      <w:r w:rsidR="006D7E91" w:rsidRPr="00E968B5">
        <w:rPr>
          <w:rFonts w:ascii="Times New Roman" w:hAnsi="Times New Roman" w:cs="Times New Roman"/>
        </w:rPr>
        <w:t>, we used</w:t>
      </w:r>
      <w:r w:rsidR="00526A85" w:rsidRPr="00E968B5">
        <w:rPr>
          <w:rFonts w:ascii="Times New Roman" w:hAnsi="Times New Roman" w:cs="Times New Roman"/>
        </w:rPr>
        <w:t xml:space="preserve"> (</w:t>
      </w:r>
      <w:r w:rsidR="008F6C96">
        <w:rPr>
          <w:rFonts w:ascii="Times New Roman" w:hAnsi="Times New Roman" w:cs="Times New Roman"/>
        </w:rPr>
        <w:t xml:space="preserve">or </w:t>
      </w:r>
      <w:r w:rsidR="006D7E91" w:rsidRPr="00E968B5">
        <w:rPr>
          <w:rFonts w:ascii="Times New Roman" w:hAnsi="Times New Roman" w:cs="Times New Roman"/>
        </w:rPr>
        <w:t>tested</w:t>
      </w:r>
      <w:r w:rsidR="00526A85" w:rsidRPr="00E968B5">
        <w:rPr>
          <w:rFonts w:ascii="Times New Roman" w:hAnsi="Times New Roman" w:cs="Times New Roman"/>
        </w:rPr>
        <w:t>)</w:t>
      </w:r>
      <w:r w:rsidR="006D7E91" w:rsidRPr="00E968B5">
        <w:rPr>
          <w:rFonts w:ascii="Times New Roman" w:hAnsi="Times New Roman" w:cs="Times New Roman"/>
        </w:rPr>
        <w:t xml:space="preserve"> three tools </w:t>
      </w:r>
      <w:r w:rsidR="008F6C96">
        <w:rPr>
          <w:rFonts w:ascii="Times New Roman" w:hAnsi="Times New Roman" w:cs="Times New Roman"/>
        </w:rPr>
        <w:t>that have</w:t>
      </w:r>
      <w:r w:rsidR="008F6C96" w:rsidRPr="00E968B5">
        <w:rPr>
          <w:rFonts w:ascii="Times New Roman" w:hAnsi="Times New Roman" w:cs="Times New Roman"/>
        </w:rPr>
        <w:t xml:space="preserve"> </w:t>
      </w:r>
      <w:r w:rsidR="006D7E91" w:rsidRPr="00E968B5">
        <w:rPr>
          <w:rFonts w:ascii="Times New Roman" w:hAnsi="Times New Roman" w:cs="Times New Roman"/>
        </w:rPr>
        <w:t>very different set</w:t>
      </w:r>
      <w:r w:rsidR="00293803" w:rsidRPr="00E968B5">
        <w:rPr>
          <w:rFonts w:ascii="Times New Roman" w:hAnsi="Times New Roman" w:cs="Times New Roman"/>
        </w:rPr>
        <w:t>s</w:t>
      </w:r>
      <w:r w:rsidR="006D7E91" w:rsidRPr="00E968B5">
        <w:rPr>
          <w:rFonts w:ascii="Times New Roman" w:hAnsi="Times New Roman" w:cs="Times New Roman"/>
        </w:rPr>
        <w:t xml:space="preserve"> of functionalit</w:t>
      </w:r>
      <w:r w:rsidR="00CE70F8" w:rsidRPr="00E968B5">
        <w:rPr>
          <w:rFonts w:ascii="Times New Roman" w:hAnsi="Times New Roman" w:cs="Times New Roman"/>
        </w:rPr>
        <w:t>ies</w:t>
      </w:r>
      <w:r w:rsidR="00EC1547" w:rsidRPr="00E968B5">
        <w:rPr>
          <w:rFonts w:ascii="Times New Roman" w:hAnsi="Times New Roman" w:cs="Times New Roman"/>
        </w:rPr>
        <w:t xml:space="preserve"> </w:t>
      </w:r>
      <w:r w:rsidR="008F6C96">
        <w:rPr>
          <w:rFonts w:ascii="Times New Roman" w:hAnsi="Times New Roman" w:cs="Times New Roman"/>
        </w:rPr>
        <w:t>for</w:t>
      </w:r>
      <w:r w:rsidR="00E82B83" w:rsidRPr="00E968B5">
        <w:rPr>
          <w:rFonts w:ascii="Times New Roman" w:hAnsi="Times New Roman" w:cs="Times New Roman"/>
        </w:rPr>
        <w:t xml:space="preserve"> </w:t>
      </w:r>
      <w:r w:rsidR="00293803" w:rsidRPr="00E968B5">
        <w:rPr>
          <w:rFonts w:ascii="Times New Roman" w:hAnsi="Times New Roman" w:cs="Times New Roman"/>
        </w:rPr>
        <w:t>conver</w:t>
      </w:r>
      <w:r w:rsidR="00E82B83" w:rsidRPr="00E968B5">
        <w:rPr>
          <w:rFonts w:ascii="Times New Roman" w:hAnsi="Times New Roman" w:cs="Times New Roman"/>
        </w:rPr>
        <w:t>t</w:t>
      </w:r>
      <w:r w:rsidR="008F6C96">
        <w:rPr>
          <w:rFonts w:ascii="Times New Roman" w:hAnsi="Times New Roman" w:cs="Times New Roman"/>
        </w:rPr>
        <w:t>ing</w:t>
      </w:r>
      <w:r w:rsidR="00B231E7">
        <w:rPr>
          <w:rFonts w:ascii="Times New Roman" w:hAnsi="Times New Roman" w:cs="Times New Roman"/>
        </w:rPr>
        <w:t xml:space="preserve"> </w:t>
      </w:r>
      <w:r w:rsidR="006D7E91" w:rsidRPr="00E968B5">
        <w:rPr>
          <w:rFonts w:ascii="Times New Roman" w:hAnsi="Times New Roman" w:cs="Times New Roman"/>
        </w:rPr>
        <w:t xml:space="preserve">XML-TEI </w:t>
      </w:r>
      <w:r w:rsidR="00293803" w:rsidRPr="00E968B5">
        <w:rPr>
          <w:rFonts w:ascii="Times New Roman" w:hAnsi="Times New Roman" w:cs="Times New Roman"/>
        </w:rPr>
        <w:t xml:space="preserve">elements to the </w:t>
      </w:r>
      <w:r w:rsidR="006D7E91" w:rsidRPr="00E968B5">
        <w:rPr>
          <w:rFonts w:ascii="Times New Roman" w:hAnsi="Times New Roman" w:cs="Times New Roman"/>
        </w:rPr>
        <w:t xml:space="preserve">HTML </w:t>
      </w:r>
      <w:r w:rsidR="00293803" w:rsidRPr="00E968B5">
        <w:rPr>
          <w:rFonts w:ascii="Times New Roman" w:hAnsi="Times New Roman" w:cs="Times New Roman"/>
        </w:rPr>
        <w:t>format of display</w:t>
      </w:r>
      <w:r w:rsidR="009D727C" w:rsidRPr="00E968B5">
        <w:rPr>
          <w:rFonts w:ascii="Times New Roman" w:hAnsi="Times New Roman" w:cs="Times New Roman"/>
        </w:rPr>
        <w:t>,</w:t>
      </w:r>
      <w:r w:rsidR="00E82B83" w:rsidRPr="00E968B5">
        <w:rPr>
          <w:rFonts w:ascii="Times New Roman" w:hAnsi="Times New Roman" w:cs="Times New Roman"/>
        </w:rPr>
        <w:t xml:space="preserve"> </w:t>
      </w:r>
      <w:r w:rsidR="008F6C96">
        <w:rPr>
          <w:rFonts w:ascii="Times New Roman" w:hAnsi="Times New Roman" w:cs="Times New Roman"/>
        </w:rPr>
        <w:t>and that</w:t>
      </w:r>
      <w:r w:rsidR="008F6C96" w:rsidRPr="00E968B5">
        <w:rPr>
          <w:rFonts w:ascii="Times New Roman" w:hAnsi="Times New Roman" w:cs="Times New Roman"/>
        </w:rPr>
        <w:t xml:space="preserve"> </w:t>
      </w:r>
      <w:r w:rsidR="00383483" w:rsidRPr="00E968B5">
        <w:rPr>
          <w:rFonts w:ascii="Times New Roman" w:hAnsi="Times New Roman" w:cs="Times New Roman"/>
        </w:rPr>
        <w:t xml:space="preserve">are </w:t>
      </w:r>
      <w:r w:rsidR="006D7E91" w:rsidRPr="00E968B5">
        <w:rPr>
          <w:rFonts w:ascii="Times New Roman" w:hAnsi="Times New Roman" w:cs="Times New Roman"/>
        </w:rPr>
        <w:t>derive</w:t>
      </w:r>
      <w:r w:rsidR="00383483" w:rsidRPr="00E968B5">
        <w:rPr>
          <w:rFonts w:ascii="Times New Roman" w:hAnsi="Times New Roman" w:cs="Times New Roman"/>
        </w:rPr>
        <w:t>d</w:t>
      </w:r>
      <w:r w:rsidR="006D7E91" w:rsidRPr="00E968B5">
        <w:rPr>
          <w:rFonts w:ascii="Times New Roman" w:hAnsi="Times New Roman" w:cs="Times New Roman"/>
        </w:rPr>
        <w:t xml:space="preserve"> from </w:t>
      </w:r>
      <w:r w:rsidR="008F6C96">
        <w:rPr>
          <w:rFonts w:ascii="Times New Roman" w:hAnsi="Times New Roman" w:cs="Times New Roman"/>
        </w:rPr>
        <w:t>very different</w:t>
      </w:r>
      <w:r w:rsidR="008F6C96" w:rsidRPr="00E968B5">
        <w:rPr>
          <w:rFonts w:ascii="Times New Roman" w:hAnsi="Times New Roman" w:cs="Times New Roman"/>
        </w:rPr>
        <w:t xml:space="preserve"> </w:t>
      </w:r>
      <w:r w:rsidR="006D7E91" w:rsidRPr="00E968B5">
        <w:rPr>
          <w:rFonts w:ascii="Times New Roman" w:hAnsi="Times New Roman" w:cs="Times New Roman"/>
        </w:rPr>
        <w:t xml:space="preserve">concepts of </w:t>
      </w:r>
      <w:r w:rsidR="009D727C" w:rsidRPr="00E968B5">
        <w:rPr>
          <w:rFonts w:ascii="Times New Roman" w:hAnsi="Times New Roman" w:cs="Times New Roman"/>
        </w:rPr>
        <w:t xml:space="preserve">the </w:t>
      </w:r>
      <w:r w:rsidR="006D7E91" w:rsidRPr="00E968B5">
        <w:rPr>
          <w:rFonts w:ascii="Times New Roman" w:hAnsi="Times New Roman" w:cs="Times New Roman"/>
        </w:rPr>
        <w:t xml:space="preserve">graphic representation of textual </w:t>
      </w:r>
      <w:r w:rsidR="00E82B83" w:rsidRPr="00E968B5">
        <w:rPr>
          <w:rFonts w:ascii="Times New Roman" w:hAnsi="Times New Roman" w:cs="Times New Roman"/>
        </w:rPr>
        <w:t>variants</w:t>
      </w:r>
      <w:r w:rsidR="006D7E91" w:rsidRPr="00E968B5">
        <w:rPr>
          <w:rFonts w:ascii="Times New Roman" w:hAnsi="Times New Roman" w:cs="Times New Roman"/>
        </w:rPr>
        <w:t xml:space="preserve">. </w:t>
      </w:r>
      <w:r w:rsidR="00B231E7">
        <w:rPr>
          <w:rFonts w:ascii="Times New Roman" w:hAnsi="Times New Roman" w:cs="Times New Roman"/>
        </w:rPr>
        <w:t xml:space="preserve">Apart </w:t>
      </w:r>
      <w:r w:rsidR="00B231E7">
        <w:rPr>
          <w:rFonts w:ascii="Times New Roman" w:hAnsi="Times New Roman" w:cs="Times New Roman"/>
        </w:rPr>
        <w:lastRenderedPageBreak/>
        <w:t>from</w:t>
      </w:r>
      <w:r w:rsidR="006D7E91" w:rsidRPr="00E968B5">
        <w:rPr>
          <w:rFonts w:ascii="Times New Roman" w:hAnsi="Times New Roman" w:cs="Times New Roman"/>
        </w:rPr>
        <w:t xml:space="preserve"> these, </w:t>
      </w:r>
      <w:r w:rsidR="006D7E91" w:rsidRPr="00E968B5">
        <w:rPr>
          <w:rFonts w:ascii="Times New Roman" w:hAnsi="Times New Roman" w:cs="Times New Roman"/>
          <w:i/>
        </w:rPr>
        <w:t xml:space="preserve">Versioning </w:t>
      </w:r>
      <w:r w:rsidR="00A26983">
        <w:rPr>
          <w:rFonts w:ascii="Times New Roman" w:hAnsi="Times New Roman" w:cs="Times New Roman"/>
          <w:i/>
        </w:rPr>
        <w:t>M</w:t>
      </w:r>
      <w:r w:rsidR="006D7E91" w:rsidRPr="00E968B5">
        <w:rPr>
          <w:rFonts w:ascii="Times New Roman" w:hAnsi="Times New Roman" w:cs="Times New Roman"/>
          <w:i/>
        </w:rPr>
        <w:t>achine</w:t>
      </w:r>
      <w:r w:rsidR="006D7E91" w:rsidRPr="00E968B5">
        <w:rPr>
          <w:rFonts w:ascii="Times New Roman" w:hAnsi="Times New Roman" w:cs="Times New Roman"/>
        </w:rPr>
        <w:t xml:space="preserve"> (VM)</w:t>
      </w:r>
      <w:r w:rsidR="00A84ED4">
        <w:rPr>
          <w:rStyle w:val="FootnoteReference"/>
          <w:rFonts w:ascii="Times New Roman" w:hAnsi="Times New Roman" w:cs="Times New Roman"/>
          <w:lang w:val="sl-SI"/>
        </w:rPr>
        <w:footnoteReference w:id="10"/>
      </w:r>
      <w:r w:rsidR="006D7E91" w:rsidRPr="00E968B5">
        <w:rPr>
          <w:rFonts w:ascii="Times New Roman" w:hAnsi="Times New Roman" w:cs="Times New Roman"/>
        </w:rPr>
        <w:t xml:space="preserve"> </w:t>
      </w:r>
      <w:r w:rsidR="00B231E7">
        <w:rPr>
          <w:rFonts w:ascii="Times New Roman" w:hAnsi="Times New Roman" w:cs="Times New Roman"/>
        </w:rPr>
        <w:t xml:space="preserve">is the </w:t>
      </w:r>
      <w:r w:rsidR="006D7E91" w:rsidRPr="00E968B5">
        <w:rPr>
          <w:rFonts w:ascii="Times New Roman" w:hAnsi="Times New Roman" w:cs="Times New Roman"/>
        </w:rPr>
        <w:t xml:space="preserve">tool </w:t>
      </w:r>
      <w:r w:rsidR="00CC7B85">
        <w:rPr>
          <w:rFonts w:ascii="Times New Roman" w:hAnsi="Times New Roman" w:cs="Times New Roman"/>
        </w:rPr>
        <w:t>that</w:t>
      </w:r>
      <w:r w:rsidR="00B231E7">
        <w:rPr>
          <w:rFonts w:ascii="Times New Roman" w:hAnsi="Times New Roman" w:cs="Times New Roman"/>
        </w:rPr>
        <w:t xml:space="preserve"> probably</w:t>
      </w:r>
      <w:r w:rsidR="00CC7B85">
        <w:rPr>
          <w:rFonts w:ascii="Times New Roman" w:hAnsi="Times New Roman" w:cs="Times New Roman"/>
        </w:rPr>
        <w:t xml:space="preserve"> has</w:t>
      </w:r>
      <w:r w:rsidR="00B231E7">
        <w:rPr>
          <w:rFonts w:ascii="Times New Roman" w:hAnsi="Times New Roman" w:cs="Times New Roman"/>
        </w:rPr>
        <w:t xml:space="preserve"> the longest history. </w:t>
      </w:r>
      <w:r w:rsidR="008C3A73">
        <w:rPr>
          <w:rFonts w:ascii="Times New Roman" w:hAnsi="Times New Roman" w:cs="Times New Roman"/>
        </w:rPr>
        <w:tab/>
      </w:r>
      <w:r w:rsidR="00B231E7">
        <w:rPr>
          <w:rFonts w:ascii="Times New Roman" w:hAnsi="Times New Roman" w:cs="Times New Roman"/>
        </w:rPr>
        <w:t xml:space="preserve">Although it </w:t>
      </w:r>
      <w:r w:rsidR="00611F66" w:rsidRPr="00E968B5">
        <w:rPr>
          <w:rFonts w:ascii="Times New Roman" w:hAnsi="Times New Roman" w:cs="Times New Roman"/>
        </w:rPr>
        <w:t>boast</w:t>
      </w:r>
      <w:r w:rsidR="00B231E7">
        <w:rPr>
          <w:rFonts w:ascii="Times New Roman" w:hAnsi="Times New Roman" w:cs="Times New Roman"/>
        </w:rPr>
        <w:t>s</w:t>
      </w:r>
      <w:r w:rsidR="00611F66" w:rsidRPr="00E968B5">
        <w:rPr>
          <w:rFonts w:ascii="Times New Roman" w:hAnsi="Times New Roman" w:cs="Times New Roman"/>
        </w:rPr>
        <w:t xml:space="preserve"> </w:t>
      </w:r>
      <w:r w:rsidR="006D7E91" w:rsidRPr="00E968B5">
        <w:rPr>
          <w:rFonts w:ascii="Times New Roman" w:hAnsi="Times New Roman" w:cs="Times New Roman"/>
        </w:rPr>
        <w:t>plent</w:t>
      </w:r>
      <w:r w:rsidR="00611F66" w:rsidRPr="00E968B5">
        <w:rPr>
          <w:rFonts w:ascii="Times New Roman" w:hAnsi="Times New Roman" w:cs="Times New Roman"/>
        </w:rPr>
        <w:t xml:space="preserve">iful </w:t>
      </w:r>
      <w:r w:rsidR="006D7E91" w:rsidRPr="00E968B5">
        <w:rPr>
          <w:rFonts w:ascii="Times New Roman" w:hAnsi="Times New Roman" w:cs="Times New Roman"/>
        </w:rPr>
        <w:t>functionalit</w:t>
      </w:r>
      <w:r w:rsidR="00611F66" w:rsidRPr="00E968B5">
        <w:rPr>
          <w:rFonts w:ascii="Times New Roman" w:hAnsi="Times New Roman" w:cs="Times New Roman"/>
        </w:rPr>
        <w:t>ies</w:t>
      </w:r>
      <w:r w:rsidR="00383483" w:rsidRPr="00E968B5">
        <w:rPr>
          <w:rFonts w:ascii="Times New Roman" w:hAnsi="Times New Roman" w:cs="Times New Roman"/>
        </w:rPr>
        <w:t xml:space="preserve">, </w:t>
      </w:r>
      <w:r w:rsidR="00F00FEE" w:rsidRPr="00E968B5">
        <w:rPr>
          <w:rFonts w:ascii="Times New Roman" w:hAnsi="Times New Roman" w:cs="Times New Roman"/>
        </w:rPr>
        <w:t>w</w:t>
      </w:r>
      <w:r w:rsidR="006D7E91" w:rsidRPr="00E968B5">
        <w:rPr>
          <w:rFonts w:ascii="Times New Roman" w:hAnsi="Times New Roman" w:cs="Times New Roman"/>
        </w:rPr>
        <w:t xml:space="preserve">e did not opt for </w:t>
      </w:r>
      <w:r w:rsidR="00B231E7">
        <w:rPr>
          <w:rFonts w:ascii="Times New Roman" w:hAnsi="Times New Roman" w:cs="Times New Roman"/>
        </w:rPr>
        <w:t xml:space="preserve">it in this case </w:t>
      </w:r>
      <w:r w:rsidR="006D7E91" w:rsidRPr="00E968B5">
        <w:rPr>
          <w:rFonts w:ascii="Times New Roman" w:hAnsi="Times New Roman" w:cs="Times New Roman"/>
        </w:rPr>
        <w:t xml:space="preserve">because </w:t>
      </w:r>
      <w:r w:rsidR="00FB2392">
        <w:rPr>
          <w:rFonts w:ascii="Times New Roman" w:hAnsi="Times New Roman" w:cs="Times New Roman"/>
        </w:rPr>
        <w:t xml:space="preserve">we would have had to extensively adapt </w:t>
      </w:r>
      <w:r w:rsidR="006D7E91" w:rsidRPr="00E968B5">
        <w:rPr>
          <w:rFonts w:ascii="Times New Roman" w:hAnsi="Times New Roman" w:cs="Times New Roman"/>
        </w:rPr>
        <w:t xml:space="preserve">the XML format </w:t>
      </w:r>
      <w:r w:rsidR="00B231E7">
        <w:rPr>
          <w:rFonts w:ascii="Times New Roman" w:hAnsi="Times New Roman" w:cs="Times New Roman"/>
        </w:rPr>
        <w:t xml:space="preserve">in order </w:t>
      </w:r>
      <w:r w:rsidR="00383483" w:rsidRPr="00E968B5">
        <w:rPr>
          <w:rFonts w:ascii="Times New Roman" w:hAnsi="Times New Roman" w:cs="Times New Roman"/>
        </w:rPr>
        <w:t xml:space="preserve">for </w:t>
      </w:r>
      <w:r w:rsidR="006D7E91" w:rsidRPr="00E968B5">
        <w:rPr>
          <w:rFonts w:ascii="Times New Roman" w:hAnsi="Times New Roman" w:cs="Times New Roman"/>
        </w:rPr>
        <w:t xml:space="preserve">the VM </w:t>
      </w:r>
      <w:r w:rsidR="00383483" w:rsidRPr="00E968B5">
        <w:rPr>
          <w:rFonts w:ascii="Times New Roman" w:hAnsi="Times New Roman" w:cs="Times New Roman"/>
        </w:rPr>
        <w:t xml:space="preserve">to </w:t>
      </w:r>
      <w:r w:rsidR="006D7E91" w:rsidRPr="00E968B5">
        <w:rPr>
          <w:rFonts w:ascii="Times New Roman" w:hAnsi="Times New Roman" w:cs="Times New Roman"/>
        </w:rPr>
        <w:t xml:space="preserve">display it well. </w:t>
      </w:r>
      <w:r w:rsidR="00383483" w:rsidRPr="00E968B5">
        <w:rPr>
          <w:rFonts w:ascii="Times New Roman" w:hAnsi="Times New Roman" w:cs="Times New Roman"/>
        </w:rPr>
        <w:t>T</w:t>
      </w:r>
      <w:r w:rsidR="006D7E91" w:rsidRPr="00E968B5">
        <w:rPr>
          <w:rFonts w:ascii="Times New Roman" w:hAnsi="Times New Roman" w:cs="Times New Roman"/>
        </w:rPr>
        <w:t xml:space="preserve">he tools </w:t>
      </w:r>
      <w:r w:rsidR="00383483" w:rsidRPr="00E968B5">
        <w:rPr>
          <w:rFonts w:ascii="Times New Roman" w:hAnsi="Times New Roman" w:cs="Times New Roman"/>
        </w:rPr>
        <w:t xml:space="preserve">were evaluated </w:t>
      </w:r>
      <w:r w:rsidR="006D7E91" w:rsidRPr="00E968B5">
        <w:rPr>
          <w:rFonts w:ascii="Times New Roman" w:hAnsi="Times New Roman" w:cs="Times New Roman"/>
        </w:rPr>
        <w:t xml:space="preserve">according to how </w:t>
      </w:r>
      <w:r w:rsidR="00383483" w:rsidRPr="00E968B5">
        <w:rPr>
          <w:rFonts w:ascii="Times New Roman" w:hAnsi="Times New Roman" w:cs="Times New Roman"/>
        </w:rPr>
        <w:t>the relevant files</w:t>
      </w:r>
      <w:r w:rsidR="009D727C" w:rsidRPr="00E968B5">
        <w:rPr>
          <w:rFonts w:ascii="Times New Roman" w:hAnsi="Times New Roman" w:cs="Times New Roman"/>
        </w:rPr>
        <w:t>,</w:t>
      </w:r>
      <w:r w:rsidR="00383483" w:rsidRPr="00E968B5">
        <w:rPr>
          <w:rFonts w:ascii="Times New Roman" w:hAnsi="Times New Roman" w:cs="Times New Roman"/>
        </w:rPr>
        <w:t xml:space="preserve"> prepared in strict agreement with </w:t>
      </w:r>
      <w:r w:rsidR="009D727C" w:rsidRPr="00E968B5">
        <w:rPr>
          <w:rFonts w:ascii="Times New Roman" w:hAnsi="Times New Roman" w:cs="Times New Roman"/>
        </w:rPr>
        <w:t xml:space="preserve">the </w:t>
      </w:r>
      <w:r w:rsidR="009D727C" w:rsidRPr="004759C4">
        <w:rPr>
          <w:rFonts w:ascii="Times New Roman" w:hAnsi="Times New Roman" w:cs="Times New Roman"/>
          <w:i/>
        </w:rPr>
        <w:t>TEI</w:t>
      </w:r>
      <w:r w:rsidR="009D727C" w:rsidRPr="00E968B5">
        <w:rPr>
          <w:rFonts w:ascii="Times New Roman" w:hAnsi="Times New Roman" w:cs="Times New Roman"/>
        </w:rPr>
        <w:t xml:space="preserve"> </w:t>
      </w:r>
      <w:r w:rsidR="009D727C" w:rsidRPr="00E968B5">
        <w:rPr>
          <w:rFonts w:ascii="Times New Roman" w:hAnsi="Times New Roman" w:cs="Times New Roman"/>
          <w:i/>
        </w:rPr>
        <w:t>G</w:t>
      </w:r>
      <w:r w:rsidR="006D7E91" w:rsidRPr="00E968B5">
        <w:rPr>
          <w:rFonts w:ascii="Times New Roman" w:hAnsi="Times New Roman" w:cs="Times New Roman"/>
          <w:i/>
        </w:rPr>
        <w:t>uidelines</w:t>
      </w:r>
      <w:r w:rsidR="009D727C" w:rsidRPr="00E968B5">
        <w:rPr>
          <w:rFonts w:ascii="Times New Roman" w:hAnsi="Times New Roman" w:cs="Times New Roman"/>
        </w:rPr>
        <w:t>,</w:t>
      </w:r>
      <w:r w:rsidR="00383483" w:rsidRPr="00E968B5">
        <w:rPr>
          <w:rFonts w:ascii="Times New Roman" w:hAnsi="Times New Roman" w:cs="Times New Roman"/>
        </w:rPr>
        <w:t xml:space="preserve"> were</w:t>
      </w:r>
      <w:r w:rsidR="006D7E91" w:rsidRPr="00E968B5">
        <w:rPr>
          <w:rFonts w:ascii="Times New Roman" w:hAnsi="Times New Roman" w:cs="Times New Roman"/>
        </w:rPr>
        <w:t xml:space="preserve"> converted without special adjustments.</w:t>
      </w:r>
    </w:p>
    <w:p w14:paraId="31E3EA85" w14:textId="77777777" w:rsidR="003A07C4" w:rsidRPr="00E968B5" w:rsidRDefault="003A07C4" w:rsidP="000C2C40">
      <w:pPr>
        <w:spacing w:line="360" w:lineRule="auto"/>
        <w:jc w:val="both"/>
        <w:rPr>
          <w:rFonts w:ascii="Times New Roman" w:hAnsi="Times New Roman" w:cs="Times New Roman"/>
        </w:rPr>
      </w:pPr>
    </w:p>
    <w:p w14:paraId="0FA8B687" w14:textId="77777777" w:rsidR="00A17718" w:rsidRPr="00086083" w:rsidRDefault="00A17718" w:rsidP="00086083">
      <w:pPr>
        <w:spacing w:line="360" w:lineRule="auto"/>
        <w:ind w:left="360"/>
        <w:jc w:val="center"/>
        <w:rPr>
          <w:rFonts w:ascii="Times New Roman" w:hAnsi="Times New Roman" w:cs="Times New Roman"/>
          <w:b/>
        </w:rPr>
      </w:pPr>
      <w:r w:rsidRPr="00086083">
        <w:rPr>
          <w:rFonts w:ascii="Times New Roman" w:hAnsi="Times New Roman" w:cs="Times New Roman"/>
          <w:b/>
        </w:rPr>
        <w:t>XSLT conversion</w:t>
      </w:r>
    </w:p>
    <w:p w14:paraId="566F1416" w14:textId="77777777" w:rsidR="00FF3683" w:rsidRPr="00E968B5" w:rsidRDefault="00FF3683" w:rsidP="003A07C4">
      <w:pPr>
        <w:spacing w:line="360" w:lineRule="auto"/>
        <w:jc w:val="both"/>
        <w:rPr>
          <w:rFonts w:ascii="Times New Roman" w:hAnsi="Times New Roman" w:cs="Times New Roman"/>
        </w:rPr>
      </w:pPr>
    </w:p>
    <w:p w14:paraId="7E626EEC" w14:textId="71D43385" w:rsidR="00DD4822" w:rsidRPr="00E968B5" w:rsidRDefault="00AC0502" w:rsidP="003A07C4">
      <w:pPr>
        <w:spacing w:line="360" w:lineRule="auto"/>
        <w:jc w:val="both"/>
        <w:rPr>
          <w:rFonts w:ascii="Times New Roman" w:hAnsi="Times New Roman" w:cs="Times New Roman"/>
        </w:rPr>
      </w:pPr>
      <w:r>
        <w:rPr>
          <w:rFonts w:ascii="Times New Roman" w:hAnsi="Times New Roman" w:cs="Times New Roman"/>
        </w:rPr>
        <w:tab/>
      </w:r>
      <w:r w:rsidR="00FF3683" w:rsidRPr="00E968B5">
        <w:rPr>
          <w:rFonts w:ascii="Times New Roman" w:hAnsi="Times New Roman" w:cs="Times New Roman"/>
        </w:rPr>
        <w:t xml:space="preserve">During the preparation of the digital scholarly edition of </w:t>
      </w:r>
      <w:proofErr w:type="spellStart"/>
      <w:r w:rsidR="00FF3683" w:rsidRPr="00E968B5">
        <w:rPr>
          <w:rFonts w:ascii="Times New Roman" w:hAnsi="Times New Roman" w:cs="Times New Roman"/>
        </w:rPr>
        <w:t>Foglar’s</w:t>
      </w:r>
      <w:proofErr w:type="spellEnd"/>
      <w:r w:rsidR="00FF3683" w:rsidRPr="00E968B5">
        <w:rPr>
          <w:rFonts w:ascii="Times New Roman" w:hAnsi="Times New Roman" w:cs="Times New Roman"/>
        </w:rPr>
        <w:t xml:space="preserve"> hymn book, </w:t>
      </w:r>
      <w:r w:rsidR="008C0B6D" w:rsidRPr="00E968B5">
        <w:rPr>
          <w:rFonts w:ascii="Times New Roman" w:hAnsi="Times New Roman" w:cs="Times New Roman"/>
        </w:rPr>
        <w:t>XSLT conversion was predominantly</w:t>
      </w:r>
      <w:r w:rsidR="00FF3683" w:rsidRPr="00E968B5">
        <w:rPr>
          <w:rFonts w:ascii="Times New Roman" w:hAnsi="Times New Roman" w:cs="Times New Roman"/>
        </w:rPr>
        <w:t xml:space="preserve"> used, </w:t>
      </w:r>
      <w:r w:rsidR="008C0B6D" w:rsidRPr="00E968B5">
        <w:rPr>
          <w:rFonts w:ascii="Times New Roman" w:hAnsi="Times New Roman" w:cs="Times New Roman"/>
        </w:rPr>
        <w:t xml:space="preserve">having been </w:t>
      </w:r>
      <w:r w:rsidR="00FF3683" w:rsidRPr="00E968B5">
        <w:rPr>
          <w:rFonts w:ascii="Times New Roman" w:hAnsi="Times New Roman" w:cs="Times New Roman"/>
        </w:rPr>
        <w:t xml:space="preserve">developed as a working tool for the emerging critical </w:t>
      </w:r>
      <w:r w:rsidR="008C0B6D" w:rsidRPr="00E968B5">
        <w:rPr>
          <w:rFonts w:ascii="Times New Roman" w:hAnsi="Times New Roman" w:cs="Times New Roman"/>
        </w:rPr>
        <w:t xml:space="preserve">edition </w:t>
      </w:r>
      <w:r w:rsidR="00FF3683" w:rsidRPr="00E968B5">
        <w:rPr>
          <w:rFonts w:ascii="Times New Roman" w:hAnsi="Times New Roman" w:cs="Times New Roman"/>
        </w:rPr>
        <w:t>of the poem</w:t>
      </w:r>
      <w:r w:rsidR="008C0B6D" w:rsidRPr="00E968B5">
        <w:rPr>
          <w:rFonts w:ascii="Times New Roman" w:hAnsi="Times New Roman" w:cs="Times New Roman"/>
        </w:rPr>
        <w:t>s</w:t>
      </w:r>
      <w:r w:rsidR="00FF3683" w:rsidRPr="00E968B5">
        <w:rPr>
          <w:rFonts w:ascii="Times New Roman" w:hAnsi="Times New Roman" w:cs="Times New Roman"/>
        </w:rPr>
        <w:t xml:space="preserve"> by A</w:t>
      </w:r>
      <w:r w:rsidR="008C0B6D" w:rsidRPr="00E968B5">
        <w:rPr>
          <w:rFonts w:ascii="Times New Roman" w:hAnsi="Times New Roman" w:cs="Times New Roman"/>
        </w:rPr>
        <w:t xml:space="preserve">. </w:t>
      </w:r>
      <w:r w:rsidR="00FF3683" w:rsidRPr="00E968B5">
        <w:rPr>
          <w:rFonts w:ascii="Times New Roman" w:hAnsi="Times New Roman" w:cs="Times New Roman"/>
        </w:rPr>
        <w:t>M</w:t>
      </w:r>
      <w:r w:rsidR="008C0B6D" w:rsidRPr="00E968B5">
        <w:rPr>
          <w:rFonts w:ascii="Times New Roman" w:hAnsi="Times New Roman" w:cs="Times New Roman"/>
        </w:rPr>
        <w:t>.</w:t>
      </w:r>
      <w:r w:rsidR="00FF3683" w:rsidRPr="00E968B5">
        <w:rPr>
          <w:rFonts w:ascii="Times New Roman" w:hAnsi="Times New Roman" w:cs="Times New Roman"/>
        </w:rPr>
        <w:t xml:space="preserve"> </w:t>
      </w:r>
      <w:proofErr w:type="spellStart"/>
      <w:r w:rsidR="00FF3683" w:rsidRPr="00E968B5">
        <w:rPr>
          <w:rFonts w:ascii="Times New Roman" w:hAnsi="Times New Roman" w:cs="Times New Roman"/>
        </w:rPr>
        <w:t>Slomšek</w:t>
      </w:r>
      <w:proofErr w:type="spellEnd"/>
      <w:r w:rsidR="00FF3683" w:rsidRPr="00E968B5">
        <w:rPr>
          <w:rFonts w:ascii="Times New Roman" w:hAnsi="Times New Roman" w:cs="Times New Roman"/>
        </w:rPr>
        <w:t xml:space="preserve">. </w:t>
      </w:r>
      <w:r w:rsidR="00813CE0">
        <w:rPr>
          <w:rFonts w:ascii="Times New Roman" w:hAnsi="Times New Roman" w:cs="Times New Roman"/>
        </w:rPr>
        <w:t>A</w:t>
      </w:r>
      <w:r w:rsidR="00813CE0" w:rsidRPr="00E968B5">
        <w:rPr>
          <w:rFonts w:ascii="Times New Roman" w:hAnsi="Times New Roman" w:cs="Times New Roman"/>
        </w:rPr>
        <w:t xml:space="preserve"> </w:t>
      </w:r>
      <w:r w:rsidR="00FF3683" w:rsidRPr="00E968B5">
        <w:rPr>
          <w:rFonts w:ascii="Times New Roman" w:hAnsi="Times New Roman" w:cs="Times New Roman"/>
        </w:rPr>
        <w:t>web-based tool</w:t>
      </w:r>
      <w:r w:rsidR="008C0B6D" w:rsidRPr="00E968B5">
        <w:rPr>
          <w:rStyle w:val="FootnoteReference"/>
          <w:rFonts w:ascii="Times New Roman" w:hAnsi="Times New Roman" w:cs="Times New Roman"/>
        </w:rPr>
        <w:footnoteReference w:id="11"/>
      </w:r>
      <w:r w:rsidR="00FF3683" w:rsidRPr="00E968B5">
        <w:rPr>
          <w:rFonts w:ascii="Times New Roman" w:hAnsi="Times New Roman" w:cs="Times New Roman"/>
        </w:rPr>
        <w:t xml:space="preserve"> support</w:t>
      </w:r>
      <w:r w:rsidR="008C0B6D" w:rsidRPr="00E968B5">
        <w:rPr>
          <w:rFonts w:ascii="Times New Roman" w:hAnsi="Times New Roman" w:cs="Times New Roman"/>
        </w:rPr>
        <w:t>ing</w:t>
      </w:r>
      <w:r w:rsidR="00FF3683" w:rsidRPr="00E968B5">
        <w:rPr>
          <w:rFonts w:ascii="Times New Roman" w:hAnsi="Times New Roman" w:cs="Times New Roman"/>
        </w:rPr>
        <w:t xml:space="preserve"> this conversion enables the conversion of documents from</w:t>
      </w:r>
      <w:r w:rsidR="004938E9" w:rsidRPr="00E968B5">
        <w:rPr>
          <w:rFonts w:ascii="Times New Roman" w:hAnsi="Times New Roman" w:cs="Times New Roman"/>
        </w:rPr>
        <w:t xml:space="preserve"> Word (.</w:t>
      </w:r>
      <w:proofErr w:type="spellStart"/>
      <w:r w:rsidR="004938E9" w:rsidRPr="00E968B5">
        <w:rPr>
          <w:rFonts w:ascii="Times New Roman" w:hAnsi="Times New Roman" w:cs="Times New Roman"/>
        </w:rPr>
        <w:t>docx</w:t>
      </w:r>
      <w:proofErr w:type="spellEnd"/>
      <w:r w:rsidR="004938E9" w:rsidRPr="00E968B5">
        <w:rPr>
          <w:rFonts w:ascii="Times New Roman" w:hAnsi="Times New Roman" w:cs="Times New Roman"/>
        </w:rPr>
        <w:t>) into TEI and/</w:t>
      </w:r>
      <w:r w:rsidR="00FF3683" w:rsidRPr="00E968B5">
        <w:rPr>
          <w:rFonts w:ascii="Times New Roman" w:hAnsi="Times New Roman" w:cs="Times New Roman"/>
        </w:rPr>
        <w:t>or the conversion of TEI documents into HTML</w:t>
      </w:r>
      <w:r w:rsidR="005A1A98">
        <w:rPr>
          <w:rFonts w:ascii="Times New Roman" w:hAnsi="Times New Roman" w:cs="Times New Roman"/>
        </w:rPr>
        <w:t>.</w:t>
      </w:r>
      <w:r w:rsidR="00FF3683" w:rsidRPr="00E968B5">
        <w:rPr>
          <w:rFonts w:ascii="Times New Roman" w:hAnsi="Times New Roman" w:cs="Times New Roman"/>
        </w:rPr>
        <w:t xml:space="preserve"> </w:t>
      </w:r>
      <w:r w:rsidR="005A1A98">
        <w:rPr>
          <w:rFonts w:ascii="Times New Roman" w:hAnsi="Times New Roman" w:cs="Times New Roman"/>
        </w:rPr>
        <w:t>F</w:t>
      </w:r>
      <w:r w:rsidR="00FF3683" w:rsidRPr="00E968B5">
        <w:rPr>
          <w:rFonts w:ascii="Times New Roman" w:hAnsi="Times New Roman" w:cs="Times New Roman"/>
        </w:rPr>
        <w:t>or each conversion</w:t>
      </w:r>
      <w:r w:rsidR="005A1A98">
        <w:rPr>
          <w:rFonts w:ascii="Times New Roman" w:hAnsi="Times New Roman" w:cs="Times New Roman"/>
        </w:rPr>
        <w:t>,</w:t>
      </w:r>
      <w:r w:rsidR="00FF3683" w:rsidRPr="00E968B5">
        <w:rPr>
          <w:rFonts w:ascii="Times New Roman" w:hAnsi="Times New Roman" w:cs="Times New Roman"/>
        </w:rPr>
        <w:t xml:space="preserve"> a folder </w:t>
      </w:r>
      <w:r w:rsidR="005A1A98">
        <w:rPr>
          <w:rFonts w:ascii="Times New Roman" w:hAnsi="Times New Roman" w:cs="Times New Roman"/>
        </w:rPr>
        <w:t xml:space="preserve">is created that is </w:t>
      </w:r>
      <w:r w:rsidR="008C0B6D" w:rsidRPr="00E968B5">
        <w:rPr>
          <w:rFonts w:ascii="Times New Roman" w:hAnsi="Times New Roman" w:cs="Times New Roman"/>
        </w:rPr>
        <w:t xml:space="preserve">accessible online </w:t>
      </w:r>
      <w:r w:rsidR="005A1A98">
        <w:rPr>
          <w:rFonts w:ascii="Times New Roman" w:hAnsi="Times New Roman" w:cs="Times New Roman"/>
        </w:rPr>
        <w:t xml:space="preserve">and </w:t>
      </w:r>
      <w:r w:rsidR="00FF3683" w:rsidRPr="00E968B5">
        <w:rPr>
          <w:rFonts w:ascii="Times New Roman" w:hAnsi="Times New Roman" w:cs="Times New Roman"/>
        </w:rPr>
        <w:t>contain</w:t>
      </w:r>
      <w:r w:rsidR="005A1A98">
        <w:rPr>
          <w:rFonts w:ascii="Times New Roman" w:hAnsi="Times New Roman" w:cs="Times New Roman"/>
        </w:rPr>
        <w:t>s</w:t>
      </w:r>
      <w:r w:rsidR="00FF3683" w:rsidRPr="00E968B5">
        <w:rPr>
          <w:rFonts w:ascii="Times New Roman" w:hAnsi="Times New Roman" w:cs="Times New Roman"/>
        </w:rPr>
        <w:t xml:space="preserve"> both the source file and its converted TEI </w:t>
      </w:r>
      <w:r w:rsidR="004938E9" w:rsidRPr="00E968B5">
        <w:rPr>
          <w:rFonts w:ascii="Times New Roman" w:hAnsi="Times New Roman" w:cs="Times New Roman"/>
        </w:rPr>
        <w:t>encoding</w:t>
      </w:r>
      <w:r w:rsidR="009D727C" w:rsidRPr="00E968B5">
        <w:rPr>
          <w:rFonts w:ascii="Times New Roman" w:hAnsi="Times New Roman" w:cs="Times New Roman"/>
        </w:rPr>
        <w:t>,</w:t>
      </w:r>
      <w:r w:rsidR="00FF3683" w:rsidRPr="00E968B5">
        <w:rPr>
          <w:rFonts w:ascii="Times New Roman" w:hAnsi="Times New Roman" w:cs="Times New Roman"/>
        </w:rPr>
        <w:t xml:space="preserve"> a</w:t>
      </w:r>
      <w:r w:rsidR="004938E9" w:rsidRPr="00E968B5">
        <w:rPr>
          <w:rFonts w:ascii="Times New Roman" w:hAnsi="Times New Roman" w:cs="Times New Roman"/>
        </w:rPr>
        <w:t xml:space="preserve">s well as the </w:t>
      </w:r>
      <w:r w:rsidR="00FF3683" w:rsidRPr="00E968B5">
        <w:rPr>
          <w:rFonts w:ascii="Times New Roman" w:hAnsi="Times New Roman" w:cs="Times New Roman"/>
        </w:rPr>
        <w:t xml:space="preserve">HTML </w:t>
      </w:r>
      <w:r w:rsidR="004938E9" w:rsidRPr="00E968B5">
        <w:rPr>
          <w:rFonts w:ascii="Times New Roman" w:hAnsi="Times New Roman" w:cs="Times New Roman"/>
        </w:rPr>
        <w:t xml:space="preserve">file </w:t>
      </w:r>
      <w:r w:rsidR="00FF3683" w:rsidRPr="00E968B5">
        <w:rPr>
          <w:rFonts w:ascii="Times New Roman" w:hAnsi="Times New Roman" w:cs="Times New Roman"/>
        </w:rPr>
        <w:t xml:space="preserve">generated from it. The conversion works </w:t>
      </w:r>
      <w:r w:rsidR="009D727C" w:rsidRPr="00E968B5">
        <w:rPr>
          <w:rFonts w:ascii="Times New Roman" w:hAnsi="Times New Roman" w:cs="Times New Roman"/>
        </w:rPr>
        <w:t>so that</w:t>
      </w:r>
      <w:r w:rsidR="00FF3683" w:rsidRPr="00E968B5">
        <w:rPr>
          <w:rFonts w:ascii="Times New Roman" w:hAnsi="Times New Roman" w:cs="Times New Roman"/>
        </w:rPr>
        <w:t xml:space="preserve"> the gener</w:t>
      </w:r>
      <w:r w:rsidR="003C1BA6" w:rsidRPr="00E968B5">
        <w:rPr>
          <w:rFonts w:ascii="Times New Roman" w:hAnsi="Times New Roman" w:cs="Times New Roman"/>
        </w:rPr>
        <w:t xml:space="preserve">al </w:t>
      </w:r>
      <w:r w:rsidR="00FF3683" w:rsidRPr="00E968B5">
        <w:rPr>
          <w:rFonts w:ascii="Times New Roman" w:hAnsi="Times New Roman" w:cs="Times New Roman"/>
        </w:rPr>
        <w:t xml:space="preserve">conversion of the TEI </w:t>
      </w:r>
      <w:r w:rsidR="003C1BA6" w:rsidRPr="00E968B5">
        <w:rPr>
          <w:rFonts w:ascii="Times New Roman" w:hAnsi="Times New Roman" w:cs="Times New Roman"/>
        </w:rPr>
        <w:t xml:space="preserve">encoding </w:t>
      </w:r>
      <w:r w:rsidR="00FF3683" w:rsidRPr="00E968B5">
        <w:rPr>
          <w:rFonts w:ascii="Times New Roman" w:hAnsi="Times New Roman" w:cs="Times New Roman"/>
        </w:rPr>
        <w:t xml:space="preserve">(provided and continuously developed by </w:t>
      </w:r>
      <w:r w:rsidR="003C1BA6" w:rsidRPr="00E968B5">
        <w:rPr>
          <w:rFonts w:ascii="Times New Roman" w:hAnsi="Times New Roman" w:cs="Times New Roman"/>
        </w:rPr>
        <w:t xml:space="preserve">the </w:t>
      </w:r>
      <w:r w:rsidR="00FF3683" w:rsidRPr="00E968B5">
        <w:rPr>
          <w:rFonts w:ascii="Times New Roman" w:hAnsi="Times New Roman" w:cs="Times New Roman"/>
        </w:rPr>
        <w:t>TEI Consortium) in</w:t>
      </w:r>
      <w:r w:rsidR="003C1BA6" w:rsidRPr="00E968B5">
        <w:rPr>
          <w:rFonts w:ascii="Times New Roman" w:hAnsi="Times New Roman" w:cs="Times New Roman"/>
        </w:rPr>
        <w:t>to</w:t>
      </w:r>
      <w:r w:rsidR="00FF3683" w:rsidRPr="00E968B5">
        <w:rPr>
          <w:rFonts w:ascii="Times New Roman" w:hAnsi="Times New Roman" w:cs="Times New Roman"/>
        </w:rPr>
        <w:t xml:space="preserve"> </w:t>
      </w:r>
      <w:r w:rsidR="003C1BA6" w:rsidRPr="00E968B5">
        <w:rPr>
          <w:rFonts w:ascii="Times New Roman" w:hAnsi="Times New Roman" w:cs="Times New Roman"/>
        </w:rPr>
        <w:t>its</w:t>
      </w:r>
      <w:r w:rsidR="00FF3683" w:rsidRPr="00E968B5">
        <w:rPr>
          <w:rFonts w:ascii="Times New Roman" w:hAnsi="Times New Roman" w:cs="Times New Roman"/>
        </w:rPr>
        <w:t xml:space="preserve"> HTML </w:t>
      </w:r>
      <w:r w:rsidR="003C1BA6" w:rsidRPr="00E968B5">
        <w:rPr>
          <w:rFonts w:ascii="Times New Roman" w:hAnsi="Times New Roman" w:cs="Times New Roman"/>
        </w:rPr>
        <w:t xml:space="preserve">version is </w:t>
      </w:r>
      <w:r w:rsidR="009D727C" w:rsidRPr="00E968B5">
        <w:rPr>
          <w:rFonts w:ascii="Times New Roman" w:hAnsi="Times New Roman" w:cs="Times New Roman"/>
        </w:rPr>
        <w:t>enriched</w:t>
      </w:r>
      <w:r w:rsidR="00FF3683" w:rsidRPr="00E968B5">
        <w:rPr>
          <w:rFonts w:ascii="Times New Roman" w:hAnsi="Times New Roman" w:cs="Times New Roman"/>
        </w:rPr>
        <w:t xml:space="preserve"> with local changes</w:t>
      </w:r>
      <w:r w:rsidR="003C1BA6" w:rsidRPr="00E968B5">
        <w:rPr>
          <w:rFonts w:ascii="Times New Roman" w:hAnsi="Times New Roman" w:cs="Times New Roman"/>
        </w:rPr>
        <w:t xml:space="preserve"> that </w:t>
      </w:r>
      <w:r w:rsidR="00FF3683" w:rsidRPr="00E968B5">
        <w:rPr>
          <w:rFonts w:ascii="Times New Roman" w:hAnsi="Times New Roman" w:cs="Times New Roman"/>
        </w:rPr>
        <w:t xml:space="preserve">the user </w:t>
      </w:r>
      <w:r w:rsidR="003C1BA6" w:rsidRPr="00E968B5">
        <w:rPr>
          <w:rFonts w:ascii="Times New Roman" w:hAnsi="Times New Roman" w:cs="Times New Roman"/>
        </w:rPr>
        <w:t xml:space="preserve">can </w:t>
      </w:r>
      <w:r w:rsidR="0099018B">
        <w:rPr>
          <w:rFonts w:ascii="Times New Roman" w:hAnsi="Times New Roman" w:cs="Times New Roman"/>
        </w:rPr>
        <w:t>activate</w:t>
      </w:r>
      <w:r w:rsidR="003C1BA6" w:rsidRPr="00E968B5">
        <w:rPr>
          <w:rFonts w:ascii="Times New Roman" w:hAnsi="Times New Roman" w:cs="Times New Roman"/>
        </w:rPr>
        <w:t xml:space="preserve"> </w:t>
      </w:r>
      <w:r w:rsidR="00FF3683" w:rsidRPr="00E968B5">
        <w:rPr>
          <w:rFonts w:ascii="Times New Roman" w:hAnsi="Times New Roman" w:cs="Times New Roman"/>
        </w:rPr>
        <w:t xml:space="preserve">by selecting </w:t>
      </w:r>
      <w:r w:rsidR="003C1BA6" w:rsidRPr="00E968B5">
        <w:rPr>
          <w:rFonts w:ascii="Times New Roman" w:hAnsi="Times New Roman" w:cs="Times New Roman"/>
        </w:rPr>
        <w:t>the</w:t>
      </w:r>
      <w:r w:rsidR="00FF3683" w:rsidRPr="00E968B5">
        <w:rPr>
          <w:rFonts w:ascii="Times New Roman" w:hAnsi="Times New Roman" w:cs="Times New Roman"/>
        </w:rPr>
        <w:t xml:space="preserve"> appropriate profile. For our purposes, we developed a ZRC profile that upgrades the gener</w:t>
      </w:r>
      <w:r w:rsidR="003C1BA6" w:rsidRPr="00E968B5">
        <w:rPr>
          <w:rFonts w:ascii="Times New Roman" w:hAnsi="Times New Roman" w:cs="Times New Roman"/>
        </w:rPr>
        <w:t>al</w:t>
      </w:r>
      <w:r w:rsidR="00FF3683" w:rsidRPr="00E968B5">
        <w:rPr>
          <w:rFonts w:ascii="Times New Roman" w:hAnsi="Times New Roman" w:cs="Times New Roman"/>
        </w:rPr>
        <w:t xml:space="preserve"> conversion by placing the variant </w:t>
      </w:r>
      <w:r w:rsidR="003C1BA6" w:rsidRPr="00E968B5">
        <w:rPr>
          <w:rFonts w:ascii="Times New Roman" w:hAnsi="Times New Roman" w:cs="Times New Roman"/>
        </w:rPr>
        <w:t xml:space="preserve">in </w:t>
      </w:r>
      <w:r w:rsidR="0099018B">
        <w:rPr>
          <w:rFonts w:ascii="Times New Roman" w:hAnsi="Times New Roman" w:cs="Times New Roman"/>
        </w:rPr>
        <w:t>braces</w:t>
      </w:r>
      <w:r w:rsidR="00FF3683" w:rsidRPr="00E968B5">
        <w:rPr>
          <w:rFonts w:ascii="Times New Roman" w:hAnsi="Times New Roman" w:cs="Times New Roman"/>
        </w:rPr>
        <w:t xml:space="preserve"> {}, in</w:t>
      </w:r>
      <w:r w:rsidR="003C1BA6" w:rsidRPr="00E968B5">
        <w:rPr>
          <w:rFonts w:ascii="Times New Roman" w:hAnsi="Times New Roman" w:cs="Times New Roman"/>
        </w:rPr>
        <w:t xml:space="preserve">side which </w:t>
      </w:r>
      <w:r w:rsidR="00FF3683" w:rsidRPr="00E968B5">
        <w:rPr>
          <w:rFonts w:ascii="Times New Roman" w:hAnsi="Times New Roman" w:cs="Times New Roman"/>
        </w:rPr>
        <w:t xml:space="preserve">first </w:t>
      </w:r>
      <w:r w:rsidR="003C1BA6" w:rsidRPr="00E968B5">
        <w:rPr>
          <w:rFonts w:ascii="Times New Roman" w:hAnsi="Times New Roman" w:cs="Times New Roman"/>
        </w:rPr>
        <w:t xml:space="preserve">a </w:t>
      </w:r>
      <w:r w:rsidR="00FF3683" w:rsidRPr="00E968B5">
        <w:rPr>
          <w:rFonts w:ascii="Times New Roman" w:hAnsi="Times New Roman" w:cs="Times New Roman"/>
        </w:rPr>
        <w:t>lem</w:t>
      </w:r>
      <w:r w:rsidR="003C1BA6" w:rsidRPr="00E968B5">
        <w:rPr>
          <w:rFonts w:ascii="Times New Roman" w:hAnsi="Times New Roman" w:cs="Times New Roman"/>
        </w:rPr>
        <w:t>ma</w:t>
      </w:r>
      <w:r w:rsidR="00FF3683" w:rsidRPr="00E968B5">
        <w:rPr>
          <w:rFonts w:ascii="Times New Roman" w:hAnsi="Times New Roman" w:cs="Times New Roman"/>
        </w:rPr>
        <w:t>, then a variant</w:t>
      </w:r>
      <w:r w:rsidR="003C1BA6" w:rsidRPr="00E968B5">
        <w:rPr>
          <w:rFonts w:ascii="Times New Roman" w:hAnsi="Times New Roman" w:cs="Times New Roman"/>
        </w:rPr>
        <w:t xml:space="preserve"> reading are listed</w:t>
      </w:r>
      <w:r w:rsidR="00385EE1">
        <w:rPr>
          <w:rFonts w:ascii="Times New Roman" w:hAnsi="Times New Roman" w:cs="Times New Roman"/>
        </w:rPr>
        <w:t>,</w:t>
      </w:r>
      <w:r w:rsidR="003C1BA6" w:rsidRPr="00E968B5">
        <w:rPr>
          <w:rFonts w:ascii="Times New Roman" w:hAnsi="Times New Roman" w:cs="Times New Roman"/>
        </w:rPr>
        <w:t xml:space="preserve"> separated </w:t>
      </w:r>
      <w:r w:rsidR="00FF3683" w:rsidRPr="00E968B5">
        <w:rPr>
          <w:rFonts w:ascii="Times New Roman" w:hAnsi="Times New Roman" w:cs="Times New Roman"/>
        </w:rPr>
        <w:t>by a vertical</w:t>
      </w:r>
      <w:r w:rsidR="00753C1C" w:rsidRPr="00E968B5">
        <w:rPr>
          <w:rFonts w:ascii="Times New Roman" w:hAnsi="Times New Roman" w:cs="Times New Roman"/>
        </w:rPr>
        <w:t xml:space="preserve"> slash |.</w:t>
      </w:r>
      <w:r w:rsidR="00FF3683" w:rsidRPr="00E968B5">
        <w:rPr>
          <w:rFonts w:ascii="Times New Roman" w:hAnsi="Times New Roman" w:cs="Times New Roman"/>
        </w:rPr>
        <w:t xml:space="preserve"> </w:t>
      </w:r>
      <w:r w:rsidR="009D727C" w:rsidRPr="00E968B5">
        <w:rPr>
          <w:rFonts w:ascii="Times New Roman" w:hAnsi="Times New Roman" w:cs="Times New Roman"/>
        </w:rPr>
        <w:t>T</w:t>
      </w:r>
      <w:r w:rsidR="00FF3683" w:rsidRPr="00E968B5">
        <w:rPr>
          <w:rFonts w:ascii="Times New Roman" w:hAnsi="Times New Roman" w:cs="Times New Roman"/>
        </w:rPr>
        <w:t xml:space="preserve">he name of the version </w:t>
      </w:r>
      <w:r w:rsidR="00753C1C" w:rsidRPr="00E968B5">
        <w:rPr>
          <w:rFonts w:ascii="Times New Roman" w:hAnsi="Times New Roman" w:cs="Times New Roman"/>
        </w:rPr>
        <w:t>referred to by</w:t>
      </w:r>
      <w:r w:rsidR="00FF3683" w:rsidRPr="00E968B5">
        <w:rPr>
          <w:rFonts w:ascii="Times New Roman" w:hAnsi="Times New Roman" w:cs="Times New Roman"/>
        </w:rPr>
        <w:t xml:space="preserve"> </w:t>
      </w:r>
      <w:r w:rsidR="00753C1C" w:rsidRPr="00E968B5">
        <w:rPr>
          <w:rFonts w:ascii="Courier New" w:hAnsi="Courier New" w:cs="Courier New"/>
        </w:rPr>
        <w:t>wit/@witness</w:t>
      </w:r>
      <w:r w:rsidR="00753C1C" w:rsidRPr="00E968B5">
        <w:rPr>
          <w:rFonts w:ascii="Times New Roman" w:hAnsi="Times New Roman" w:cs="Times New Roman"/>
        </w:rPr>
        <w:t xml:space="preserve"> </w:t>
      </w:r>
      <w:r w:rsidR="00FF3683" w:rsidRPr="00E968B5">
        <w:rPr>
          <w:rFonts w:ascii="Times New Roman" w:hAnsi="Times New Roman" w:cs="Times New Roman"/>
        </w:rPr>
        <w:t>is displayed</w:t>
      </w:r>
      <w:r w:rsidR="009D727C" w:rsidRPr="00E968B5">
        <w:rPr>
          <w:rFonts w:ascii="Times New Roman" w:hAnsi="Times New Roman" w:cs="Times New Roman"/>
        </w:rPr>
        <w:t xml:space="preserve"> when </w:t>
      </w:r>
      <w:r w:rsidR="00C06023">
        <w:rPr>
          <w:rFonts w:ascii="Times New Roman" w:hAnsi="Times New Roman" w:cs="Times New Roman"/>
        </w:rPr>
        <w:t xml:space="preserve">a user places </w:t>
      </w:r>
      <w:r w:rsidR="00385EE1">
        <w:rPr>
          <w:rFonts w:ascii="Times New Roman" w:hAnsi="Times New Roman" w:cs="Times New Roman"/>
        </w:rPr>
        <w:t>a mouse</w:t>
      </w:r>
      <w:r w:rsidR="009D727C" w:rsidRPr="00E968B5">
        <w:rPr>
          <w:rFonts w:ascii="Times New Roman" w:hAnsi="Times New Roman" w:cs="Times New Roman"/>
        </w:rPr>
        <w:t xml:space="preserve"> hover</w:t>
      </w:r>
      <w:r w:rsidR="00C06023">
        <w:rPr>
          <w:rFonts w:ascii="Times New Roman" w:hAnsi="Times New Roman" w:cs="Times New Roman"/>
        </w:rPr>
        <w:t xml:space="preserve"> over it</w:t>
      </w:r>
      <w:r w:rsidR="00FF3683" w:rsidRPr="00E968B5">
        <w:rPr>
          <w:rFonts w:ascii="Times New Roman" w:hAnsi="Times New Roman" w:cs="Times New Roman"/>
        </w:rPr>
        <w:t>.</w:t>
      </w:r>
    </w:p>
    <w:p w14:paraId="21465942" w14:textId="74C96029" w:rsidR="00753C1C" w:rsidRPr="00E968B5" w:rsidRDefault="00AC0502" w:rsidP="003A07C4">
      <w:pPr>
        <w:spacing w:line="360" w:lineRule="auto"/>
        <w:jc w:val="both"/>
        <w:rPr>
          <w:rFonts w:ascii="Times New Roman" w:hAnsi="Times New Roman" w:cs="Times New Roman"/>
        </w:rPr>
      </w:pPr>
      <w:r>
        <w:rPr>
          <w:rFonts w:ascii="Times New Roman" w:hAnsi="Times New Roman" w:cs="Times New Roman"/>
        </w:rPr>
        <w:tab/>
      </w:r>
      <w:r w:rsidR="00753C1C" w:rsidRPr="00E968B5">
        <w:rPr>
          <w:rFonts w:ascii="Times New Roman" w:hAnsi="Times New Roman" w:cs="Times New Roman"/>
        </w:rPr>
        <w:t xml:space="preserve">The aforementioned </w:t>
      </w:r>
      <w:r w:rsidR="00372442" w:rsidRPr="00E968B5">
        <w:rPr>
          <w:rFonts w:ascii="Times New Roman" w:hAnsi="Times New Roman" w:cs="Times New Roman"/>
        </w:rPr>
        <w:t>issue</w:t>
      </w:r>
      <w:r w:rsidR="00753C1C" w:rsidRPr="00E968B5">
        <w:rPr>
          <w:rFonts w:ascii="Times New Roman" w:hAnsi="Times New Roman" w:cs="Times New Roman"/>
        </w:rPr>
        <w:t xml:space="preserve"> of granularity of </w:t>
      </w:r>
      <w:r w:rsidR="00581DB2" w:rsidRPr="00E968B5">
        <w:rPr>
          <w:rFonts w:ascii="Times New Roman" w:hAnsi="Times New Roman" w:cs="Times New Roman"/>
        </w:rPr>
        <w:t>the</w:t>
      </w:r>
      <w:r w:rsidR="00753C1C" w:rsidRPr="00E968B5">
        <w:rPr>
          <w:rFonts w:ascii="Times New Roman" w:hAnsi="Times New Roman" w:cs="Times New Roman"/>
        </w:rPr>
        <w:t xml:space="preserve"> critical apparatus, i.e.</w:t>
      </w:r>
      <w:r w:rsidR="005500C5">
        <w:rPr>
          <w:rFonts w:ascii="Times New Roman" w:hAnsi="Times New Roman" w:cs="Times New Roman"/>
        </w:rPr>
        <w:t>,</w:t>
      </w:r>
      <w:r w:rsidR="00753C1C" w:rsidRPr="00E968B5">
        <w:rPr>
          <w:rFonts w:ascii="Times New Roman" w:hAnsi="Times New Roman" w:cs="Times New Roman"/>
        </w:rPr>
        <w:t xml:space="preserve"> how detailed </w:t>
      </w:r>
      <w:r w:rsidR="00581DB2" w:rsidRPr="00E968B5">
        <w:rPr>
          <w:rFonts w:ascii="Times New Roman" w:hAnsi="Times New Roman" w:cs="Times New Roman"/>
        </w:rPr>
        <w:t xml:space="preserve">the </w:t>
      </w:r>
      <w:r w:rsidR="00753C1C" w:rsidRPr="00E968B5">
        <w:rPr>
          <w:rFonts w:ascii="Times New Roman" w:hAnsi="Times New Roman" w:cs="Times New Roman"/>
        </w:rPr>
        <w:t xml:space="preserve">information about </w:t>
      </w:r>
      <w:r w:rsidR="00372442" w:rsidRPr="00E968B5">
        <w:rPr>
          <w:rFonts w:ascii="Times New Roman" w:hAnsi="Times New Roman" w:cs="Times New Roman"/>
        </w:rPr>
        <w:t>individual</w:t>
      </w:r>
      <w:r w:rsidR="00753C1C" w:rsidRPr="00E968B5">
        <w:rPr>
          <w:rFonts w:ascii="Times New Roman" w:hAnsi="Times New Roman" w:cs="Times New Roman"/>
        </w:rPr>
        <w:t xml:space="preserve"> </w:t>
      </w:r>
      <w:r w:rsidR="00581DB2" w:rsidRPr="00E968B5">
        <w:rPr>
          <w:rFonts w:ascii="Times New Roman" w:hAnsi="Times New Roman" w:cs="Times New Roman"/>
        </w:rPr>
        <w:t>variant readings should be</w:t>
      </w:r>
      <w:r w:rsidR="00753C1C" w:rsidRPr="00E968B5">
        <w:rPr>
          <w:rFonts w:ascii="Times New Roman" w:hAnsi="Times New Roman" w:cs="Times New Roman"/>
        </w:rPr>
        <w:t xml:space="preserve"> </w:t>
      </w:r>
      <w:r w:rsidR="00E975AC">
        <w:rPr>
          <w:rFonts w:ascii="Times New Roman" w:hAnsi="Times New Roman" w:cs="Times New Roman"/>
        </w:rPr>
        <w:t>(</w:t>
      </w:r>
      <w:r w:rsidR="00372442" w:rsidRPr="00E968B5">
        <w:rPr>
          <w:rFonts w:ascii="Times New Roman" w:hAnsi="Times New Roman" w:cs="Times New Roman"/>
        </w:rPr>
        <w:t xml:space="preserve">based </w:t>
      </w:r>
      <w:r w:rsidR="009D727C" w:rsidRPr="00E968B5">
        <w:rPr>
          <w:rFonts w:ascii="Times New Roman" w:hAnsi="Times New Roman" w:cs="Times New Roman"/>
        </w:rPr>
        <w:t xml:space="preserve">either </w:t>
      </w:r>
      <w:r w:rsidR="00372442" w:rsidRPr="00E968B5">
        <w:rPr>
          <w:rFonts w:ascii="Times New Roman" w:hAnsi="Times New Roman" w:cs="Times New Roman"/>
        </w:rPr>
        <w:t>on</w:t>
      </w:r>
      <w:r w:rsidR="00753C1C" w:rsidRPr="00E968B5">
        <w:rPr>
          <w:rFonts w:ascii="Times New Roman" w:hAnsi="Times New Roman" w:cs="Times New Roman"/>
        </w:rPr>
        <w:t xml:space="preserve"> words or larger sections</w:t>
      </w:r>
      <w:r w:rsidR="00E975AC">
        <w:rPr>
          <w:rFonts w:ascii="Times New Roman" w:hAnsi="Times New Roman" w:cs="Times New Roman"/>
        </w:rPr>
        <w:t>)</w:t>
      </w:r>
      <w:r w:rsidR="00ED7476">
        <w:rPr>
          <w:rFonts w:ascii="Times New Roman" w:hAnsi="Times New Roman" w:cs="Times New Roman"/>
        </w:rPr>
        <w:t>,</w:t>
      </w:r>
      <w:r w:rsidR="00753C1C" w:rsidRPr="00E968B5">
        <w:rPr>
          <w:rFonts w:ascii="Times New Roman" w:hAnsi="Times New Roman" w:cs="Times New Roman"/>
        </w:rPr>
        <w:t xml:space="preserve"> is clearly shown in Figures 3 and 4. </w:t>
      </w:r>
      <w:r w:rsidR="009D727C" w:rsidRPr="00E968B5">
        <w:rPr>
          <w:rFonts w:ascii="Times New Roman" w:hAnsi="Times New Roman" w:cs="Times New Roman"/>
        </w:rPr>
        <w:t>First, F</w:t>
      </w:r>
      <w:r w:rsidR="00753C1C" w:rsidRPr="00E968B5">
        <w:rPr>
          <w:rFonts w:ascii="Times New Roman" w:hAnsi="Times New Roman" w:cs="Times New Roman"/>
        </w:rPr>
        <w:t xml:space="preserve">igure 3 shows the solution where the </w:t>
      </w:r>
      <w:proofErr w:type="spellStart"/>
      <w:r w:rsidR="00C61EE6" w:rsidRPr="00E968B5">
        <w:rPr>
          <w:rFonts w:ascii="Courier New" w:hAnsi="Courier New" w:cs="Courier New"/>
        </w:rPr>
        <w:t>lem</w:t>
      </w:r>
      <w:proofErr w:type="spellEnd"/>
      <w:r w:rsidR="00C61EE6" w:rsidRPr="00E968B5">
        <w:rPr>
          <w:rFonts w:ascii="Times New Roman" w:hAnsi="Times New Roman" w:cs="Times New Roman"/>
        </w:rPr>
        <w:t xml:space="preserve"> </w:t>
      </w:r>
      <w:r w:rsidR="002117A5" w:rsidRPr="00E968B5">
        <w:rPr>
          <w:rFonts w:ascii="Times New Roman" w:hAnsi="Times New Roman" w:cs="Times New Roman"/>
        </w:rPr>
        <w:t>element</w:t>
      </w:r>
      <w:r w:rsidR="00753C1C" w:rsidRPr="00E968B5">
        <w:rPr>
          <w:rFonts w:ascii="Times New Roman" w:hAnsi="Times New Roman" w:cs="Times New Roman"/>
        </w:rPr>
        <w:t xml:space="preserve"> contains the entire verse of </w:t>
      </w:r>
      <w:proofErr w:type="spellStart"/>
      <w:r w:rsidR="00753C1C" w:rsidRPr="00E968B5">
        <w:rPr>
          <w:rFonts w:ascii="Times New Roman" w:hAnsi="Times New Roman" w:cs="Times New Roman"/>
        </w:rPr>
        <w:t>Foglar</w:t>
      </w:r>
      <w:r w:rsidR="00C61EE6" w:rsidRPr="00E968B5">
        <w:rPr>
          <w:rFonts w:ascii="Times New Roman" w:hAnsi="Times New Roman" w:cs="Times New Roman"/>
        </w:rPr>
        <w:t>’s</w:t>
      </w:r>
      <w:proofErr w:type="spellEnd"/>
      <w:r w:rsidR="00753C1C" w:rsidRPr="00E968B5">
        <w:rPr>
          <w:rFonts w:ascii="Times New Roman" w:hAnsi="Times New Roman" w:cs="Times New Roman"/>
        </w:rPr>
        <w:t xml:space="preserve"> text, </w:t>
      </w:r>
      <w:r w:rsidR="007F3DAA" w:rsidRPr="00E968B5">
        <w:rPr>
          <w:rFonts w:ascii="Times New Roman" w:hAnsi="Times New Roman" w:cs="Times New Roman"/>
        </w:rPr>
        <w:t xml:space="preserve">followed by </w:t>
      </w:r>
      <w:r w:rsidR="00753C1C" w:rsidRPr="00E968B5">
        <w:rPr>
          <w:rFonts w:ascii="Times New Roman" w:hAnsi="Times New Roman" w:cs="Times New Roman"/>
        </w:rPr>
        <w:t xml:space="preserve">the </w:t>
      </w:r>
      <w:proofErr w:type="spellStart"/>
      <w:r w:rsidR="00C61EE6" w:rsidRPr="00E968B5">
        <w:rPr>
          <w:rFonts w:ascii="Courier New" w:hAnsi="Courier New" w:cs="Courier New"/>
        </w:rPr>
        <w:t>rdg</w:t>
      </w:r>
      <w:proofErr w:type="spellEnd"/>
      <w:r w:rsidR="00C61EE6" w:rsidRPr="00E968B5">
        <w:rPr>
          <w:rFonts w:ascii="Times New Roman" w:hAnsi="Times New Roman" w:cs="Times New Roman"/>
        </w:rPr>
        <w:t xml:space="preserve"> </w:t>
      </w:r>
      <w:r w:rsidR="002117A5" w:rsidRPr="00E968B5">
        <w:rPr>
          <w:rFonts w:ascii="Times New Roman" w:hAnsi="Times New Roman" w:cs="Times New Roman"/>
        </w:rPr>
        <w:t>element</w:t>
      </w:r>
      <w:r w:rsidR="00C61EE6" w:rsidRPr="00E968B5">
        <w:rPr>
          <w:rFonts w:ascii="Times New Roman" w:hAnsi="Times New Roman" w:cs="Times New Roman"/>
        </w:rPr>
        <w:t xml:space="preserve"> </w:t>
      </w:r>
      <w:r w:rsidR="00753C1C" w:rsidRPr="00E968B5">
        <w:rPr>
          <w:rFonts w:ascii="Times New Roman" w:hAnsi="Times New Roman" w:cs="Times New Roman"/>
        </w:rPr>
        <w:t>contain</w:t>
      </w:r>
      <w:r w:rsidR="007F3DAA" w:rsidRPr="00E968B5">
        <w:rPr>
          <w:rFonts w:ascii="Times New Roman" w:hAnsi="Times New Roman" w:cs="Times New Roman"/>
        </w:rPr>
        <w:t>ing</w:t>
      </w:r>
      <w:r w:rsidR="00753C1C" w:rsidRPr="00E968B5">
        <w:rPr>
          <w:rFonts w:ascii="Times New Roman" w:hAnsi="Times New Roman" w:cs="Times New Roman"/>
        </w:rPr>
        <w:t xml:space="preserve"> the whole verse from the manuscript by </w:t>
      </w:r>
      <w:proofErr w:type="spellStart"/>
      <w:r w:rsidR="00753C1C" w:rsidRPr="00E968B5">
        <w:rPr>
          <w:rFonts w:ascii="Times New Roman" w:hAnsi="Times New Roman" w:cs="Times New Roman"/>
        </w:rPr>
        <w:t>Mihail</w:t>
      </w:r>
      <w:proofErr w:type="spellEnd"/>
      <w:r w:rsidR="00753C1C" w:rsidRPr="00E968B5">
        <w:rPr>
          <w:rFonts w:ascii="Times New Roman" w:hAnsi="Times New Roman" w:cs="Times New Roman"/>
        </w:rPr>
        <w:t xml:space="preserve"> </w:t>
      </w:r>
      <w:proofErr w:type="spellStart"/>
      <w:r w:rsidR="00753C1C" w:rsidRPr="00E968B5">
        <w:rPr>
          <w:rFonts w:ascii="Times New Roman" w:hAnsi="Times New Roman" w:cs="Times New Roman"/>
        </w:rPr>
        <w:t>Paglovec</w:t>
      </w:r>
      <w:proofErr w:type="spellEnd"/>
      <w:r w:rsidR="00753C1C" w:rsidRPr="00E968B5">
        <w:rPr>
          <w:rFonts w:ascii="Times New Roman" w:hAnsi="Times New Roman" w:cs="Times New Roman"/>
        </w:rPr>
        <w:t xml:space="preserve">. In this case, the critical </w:t>
      </w:r>
      <w:r w:rsidR="007F3DAA" w:rsidRPr="00E968B5">
        <w:rPr>
          <w:rFonts w:ascii="Times New Roman" w:hAnsi="Times New Roman" w:cs="Times New Roman"/>
        </w:rPr>
        <w:t>apparatus</w:t>
      </w:r>
      <w:r w:rsidR="00753C1C" w:rsidRPr="00E968B5">
        <w:rPr>
          <w:rFonts w:ascii="Times New Roman" w:hAnsi="Times New Roman" w:cs="Times New Roman"/>
        </w:rPr>
        <w:t xml:space="preserve"> unit contains and defines the entire verse </w:t>
      </w:r>
      <w:r w:rsidR="007F3DAA" w:rsidRPr="00E968B5">
        <w:rPr>
          <w:rFonts w:ascii="Times New Roman" w:hAnsi="Times New Roman" w:cs="Times New Roman"/>
        </w:rPr>
        <w:t xml:space="preserve">line </w:t>
      </w:r>
      <w:r w:rsidR="00753C1C" w:rsidRPr="00E968B5">
        <w:rPr>
          <w:rFonts w:ascii="Times New Roman" w:hAnsi="Times New Roman" w:cs="Times New Roman"/>
        </w:rPr>
        <w:t>as a variant</w:t>
      </w:r>
      <w:r w:rsidR="007F3DAA" w:rsidRPr="00E968B5">
        <w:rPr>
          <w:rFonts w:ascii="Times New Roman" w:hAnsi="Times New Roman" w:cs="Times New Roman"/>
        </w:rPr>
        <w:t xml:space="preserve"> reading</w:t>
      </w:r>
      <w:r w:rsidR="00753C1C" w:rsidRPr="00E968B5">
        <w:rPr>
          <w:rFonts w:ascii="Times New Roman" w:hAnsi="Times New Roman" w:cs="Times New Roman"/>
        </w:rPr>
        <w:t>. Figure 4</w:t>
      </w:r>
      <w:r w:rsidR="007F3DAA" w:rsidRPr="00E968B5">
        <w:rPr>
          <w:rFonts w:ascii="Times New Roman" w:hAnsi="Times New Roman" w:cs="Times New Roman"/>
        </w:rPr>
        <w:t>, on the other hand,</w:t>
      </w:r>
      <w:r w:rsidR="00753C1C" w:rsidRPr="00E968B5">
        <w:rPr>
          <w:rFonts w:ascii="Times New Roman" w:hAnsi="Times New Roman" w:cs="Times New Roman"/>
        </w:rPr>
        <w:t xml:space="preserve"> shows the same verse</w:t>
      </w:r>
      <w:r w:rsidR="007F3DAA" w:rsidRPr="00E968B5">
        <w:rPr>
          <w:rFonts w:ascii="Times New Roman" w:hAnsi="Times New Roman" w:cs="Times New Roman"/>
        </w:rPr>
        <w:t xml:space="preserve"> line</w:t>
      </w:r>
      <w:r w:rsidR="00753C1C" w:rsidRPr="00E968B5">
        <w:rPr>
          <w:rFonts w:ascii="Times New Roman" w:hAnsi="Times New Roman" w:cs="Times New Roman"/>
        </w:rPr>
        <w:t xml:space="preserve">s as Figure 3, but </w:t>
      </w:r>
      <w:r w:rsidR="007F3DAA" w:rsidRPr="00E968B5">
        <w:rPr>
          <w:rFonts w:ascii="Times New Roman" w:hAnsi="Times New Roman" w:cs="Times New Roman"/>
        </w:rPr>
        <w:t>encoded in a way</w:t>
      </w:r>
      <w:r w:rsidR="00753C1C" w:rsidRPr="00E968B5">
        <w:rPr>
          <w:rFonts w:ascii="Times New Roman" w:hAnsi="Times New Roman" w:cs="Times New Roman"/>
        </w:rPr>
        <w:t xml:space="preserve"> that each word </w:t>
      </w:r>
      <w:r w:rsidR="009D727C" w:rsidRPr="00E968B5">
        <w:rPr>
          <w:rFonts w:ascii="Times New Roman" w:hAnsi="Times New Roman" w:cs="Times New Roman"/>
        </w:rPr>
        <w:t xml:space="preserve">is </w:t>
      </w:r>
      <w:r w:rsidR="00753C1C" w:rsidRPr="00E968B5">
        <w:rPr>
          <w:rFonts w:ascii="Times New Roman" w:hAnsi="Times New Roman" w:cs="Times New Roman"/>
        </w:rPr>
        <w:t>represent</w:t>
      </w:r>
      <w:r w:rsidR="009D727C" w:rsidRPr="00E968B5">
        <w:rPr>
          <w:rFonts w:ascii="Times New Roman" w:hAnsi="Times New Roman" w:cs="Times New Roman"/>
        </w:rPr>
        <w:t>ed by</w:t>
      </w:r>
      <w:r w:rsidR="00753C1C" w:rsidRPr="00E968B5">
        <w:rPr>
          <w:rFonts w:ascii="Times New Roman" w:hAnsi="Times New Roman" w:cs="Times New Roman"/>
        </w:rPr>
        <w:t xml:space="preserve"> its </w:t>
      </w:r>
      <w:r w:rsidR="007F3DAA" w:rsidRPr="00E968B5">
        <w:rPr>
          <w:rFonts w:ascii="Times New Roman" w:hAnsi="Times New Roman" w:cs="Times New Roman"/>
        </w:rPr>
        <w:t xml:space="preserve">own </w:t>
      </w:r>
      <w:r w:rsidR="00753C1C" w:rsidRPr="00E968B5">
        <w:rPr>
          <w:rFonts w:ascii="Times New Roman" w:hAnsi="Times New Roman" w:cs="Times New Roman"/>
        </w:rPr>
        <w:t xml:space="preserve">unit, so </w:t>
      </w:r>
      <w:r w:rsidR="00927032" w:rsidRPr="00E968B5">
        <w:rPr>
          <w:rFonts w:ascii="Times New Roman" w:hAnsi="Times New Roman" w:cs="Times New Roman"/>
        </w:rPr>
        <w:t>each</w:t>
      </w:r>
      <w:r w:rsidR="00753C1C" w:rsidRPr="00E968B5">
        <w:rPr>
          <w:rFonts w:ascii="Times New Roman" w:hAnsi="Times New Roman" w:cs="Times New Roman"/>
        </w:rPr>
        <w:t xml:space="preserve"> </w:t>
      </w:r>
      <w:r w:rsidR="009D727C" w:rsidRPr="00E968B5">
        <w:rPr>
          <w:rFonts w:ascii="Times New Roman" w:hAnsi="Times New Roman" w:cs="Times New Roman"/>
        </w:rPr>
        <w:t>element</w:t>
      </w:r>
      <w:r w:rsidR="00753C1C" w:rsidRPr="00E968B5">
        <w:rPr>
          <w:rFonts w:ascii="Times New Roman" w:hAnsi="Times New Roman" w:cs="Times New Roman"/>
        </w:rPr>
        <w:t xml:space="preserve"> contain</w:t>
      </w:r>
      <w:r w:rsidR="00927032" w:rsidRPr="00E968B5">
        <w:rPr>
          <w:rFonts w:ascii="Times New Roman" w:hAnsi="Times New Roman" w:cs="Times New Roman"/>
        </w:rPr>
        <w:t>ing a single</w:t>
      </w:r>
      <w:r w:rsidR="00753C1C" w:rsidRPr="00E968B5">
        <w:rPr>
          <w:rFonts w:ascii="Times New Roman" w:hAnsi="Times New Roman" w:cs="Times New Roman"/>
        </w:rPr>
        <w:t xml:space="preserve"> word </w:t>
      </w:r>
      <w:r w:rsidR="00927032" w:rsidRPr="00E968B5">
        <w:rPr>
          <w:rFonts w:ascii="Times New Roman" w:hAnsi="Times New Roman" w:cs="Times New Roman"/>
        </w:rPr>
        <w:t>from</w:t>
      </w:r>
      <w:r w:rsidR="00753C1C" w:rsidRPr="00E968B5">
        <w:rPr>
          <w:rFonts w:ascii="Times New Roman" w:hAnsi="Times New Roman" w:cs="Times New Roman"/>
        </w:rPr>
        <w:t xml:space="preserve"> </w:t>
      </w:r>
      <w:proofErr w:type="spellStart"/>
      <w:r w:rsidR="00753C1C" w:rsidRPr="00E968B5">
        <w:rPr>
          <w:rFonts w:ascii="Times New Roman" w:hAnsi="Times New Roman" w:cs="Times New Roman"/>
        </w:rPr>
        <w:t>Foglar</w:t>
      </w:r>
      <w:r w:rsidR="007F3DAA" w:rsidRPr="00E968B5">
        <w:rPr>
          <w:rFonts w:ascii="Times New Roman" w:hAnsi="Times New Roman" w:cs="Times New Roman"/>
        </w:rPr>
        <w:t>’s</w:t>
      </w:r>
      <w:proofErr w:type="spellEnd"/>
      <w:r w:rsidR="00753C1C" w:rsidRPr="00E968B5">
        <w:rPr>
          <w:rFonts w:ascii="Times New Roman" w:hAnsi="Times New Roman" w:cs="Times New Roman"/>
        </w:rPr>
        <w:t xml:space="preserve"> text </w:t>
      </w:r>
      <w:r w:rsidR="00927032" w:rsidRPr="00E968B5">
        <w:rPr>
          <w:rFonts w:ascii="Times New Roman" w:hAnsi="Times New Roman" w:cs="Times New Roman"/>
        </w:rPr>
        <w:t>has a corresponding</w:t>
      </w:r>
      <w:r w:rsidR="00753C1C" w:rsidRPr="00E968B5">
        <w:rPr>
          <w:rFonts w:ascii="Times New Roman" w:hAnsi="Times New Roman" w:cs="Times New Roman"/>
        </w:rPr>
        <w:t xml:space="preserve"> </w:t>
      </w:r>
      <w:proofErr w:type="spellStart"/>
      <w:r w:rsidR="00927032" w:rsidRPr="00E968B5">
        <w:rPr>
          <w:rFonts w:ascii="Courier New" w:hAnsi="Courier New" w:cs="Courier New"/>
        </w:rPr>
        <w:t>rdg</w:t>
      </w:r>
      <w:proofErr w:type="spellEnd"/>
      <w:r w:rsidR="00927032" w:rsidRPr="00E968B5">
        <w:rPr>
          <w:rFonts w:ascii="Times New Roman" w:hAnsi="Times New Roman" w:cs="Times New Roman"/>
        </w:rPr>
        <w:t xml:space="preserve"> </w:t>
      </w:r>
      <w:r w:rsidR="002117A5" w:rsidRPr="00E968B5">
        <w:rPr>
          <w:rFonts w:ascii="Times New Roman" w:hAnsi="Times New Roman" w:cs="Times New Roman"/>
        </w:rPr>
        <w:t>element</w:t>
      </w:r>
      <w:r w:rsidR="00753C1C" w:rsidRPr="00E968B5">
        <w:rPr>
          <w:rFonts w:ascii="Times New Roman" w:hAnsi="Times New Roman" w:cs="Times New Roman"/>
        </w:rPr>
        <w:t xml:space="preserve"> </w:t>
      </w:r>
      <w:r w:rsidR="00927032" w:rsidRPr="00E968B5">
        <w:rPr>
          <w:rFonts w:ascii="Times New Roman" w:hAnsi="Times New Roman" w:cs="Times New Roman"/>
        </w:rPr>
        <w:lastRenderedPageBreak/>
        <w:t xml:space="preserve">containing a single </w:t>
      </w:r>
      <w:r w:rsidR="00753C1C" w:rsidRPr="00E968B5">
        <w:rPr>
          <w:rFonts w:ascii="Times New Roman" w:hAnsi="Times New Roman" w:cs="Times New Roman"/>
        </w:rPr>
        <w:t xml:space="preserve">word from </w:t>
      </w:r>
      <w:proofErr w:type="spellStart"/>
      <w:r w:rsidR="00753C1C" w:rsidRPr="00E968B5">
        <w:rPr>
          <w:rFonts w:ascii="Times New Roman" w:hAnsi="Times New Roman" w:cs="Times New Roman"/>
        </w:rPr>
        <w:t>Paglovec</w:t>
      </w:r>
      <w:r w:rsidR="00927032" w:rsidRPr="00E968B5">
        <w:rPr>
          <w:rFonts w:ascii="Times New Roman" w:hAnsi="Times New Roman" w:cs="Times New Roman"/>
        </w:rPr>
        <w:t>’</w:t>
      </w:r>
      <w:r w:rsidR="00ED7476">
        <w:rPr>
          <w:rFonts w:ascii="Times New Roman" w:hAnsi="Times New Roman" w:cs="Times New Roman"/>
        </w:rPr>
        <w:t>s</w:t>
      </w:r>
      <w:proofErr w:type="spellEnd"/>
      <w:r w:rsidR="00753C1C" w:rsidRPr="00E968B5">
        <w:rPr>
          <w:rFonts w:ascii="Times New Roman" w:hAnsi="Times New Roman" w:cs="Times New Roman"/>
        </w:rPr>
        <w:t xml:space="preserve"> text. Thus, all </w:t>
      </w:r>
      <w:r w:rsidR="005500C5">
        <w:rPr>
          <w:rFonts w:ascii="Times New Roman" w:hAnsi="Times New Roman" w:cs="Times New Roman"/>
        </w:rPr>
        <w:t xml:space="preserve">of </w:t>
      </w:r>
      <w:r w:rsidR="00753C1C" w:rsidRPr="00E968B5">
        <w:rPr>
          <w:rFonts w:ascii="Times New Roman" w:hAnsi="Times New Roman" w:cs="Times New Roman"/>
        </w:rPr>
        <w:t xml:space="preserve">the orthographic and substantive </w:t>
      </w:r>
      <w:r w:rsidR="00927032" w:rsidRPr="00E968B5">
        <w:rPr>
          <w:rFonts w:ascii="Times New Roman" w:hAnsi="Times New Roman" w:cs="Times New Roman"/>
        </w:rPr>
        <w:t>variants</w:t>
      </w:r>
      <w:r w:rsidR="00753C1C" w:rsidRPr="00E968B5">
        <w:rPr>
          <w:rFonts w:ascii="Times New Roman" w:hAnsi="Times New Roman" w:cs="Times New Roman"/>
        </w:rPr>
        <w:t xml:space="preserve"> are likely to be more clearly shown, with the exception of the spaces between the </w:t>
      </w:r>
      <w:r w:rsidR="00927032" w:rsidRPr="00E968B5">
        <w:rPr>
          <w:rFonts w:ascii="Times New Roman" w:hAnsi="Times New Roman" w:cs="Times New Roman"/>
        </w:rPr>
        <w:t>syllabl</w:t>
      </w:r>
      <w:r w:rsidR="004264DD" w:rsidRPr="00E968B5">
        <w:rPr>
          <w:rFonts w:ascii="Times New Roman" w:hAnsi="Times New Roman" w:cs="Times New Roman"/>
        </w:rPr>
        <w:t>e</w:t>
      </w:r>
      <w:r w:rsidR="00927032" w:rsidRPr="00E968B5">
        <w:rPr>
          <w:rFonts w:ascii="Times New Roman" w:hAnsi="Times New Roman" w:cs="Times New Roman"/>
        </w:rPr>
        <w:t>s</w:t>
      </w:r>
      <w:r w:rsidR="005500C5">
        <w:rPr>
          <w:rFonts w:ascii="Times New Roman" w:hAnsi="Times New Roman" w:cs="Times New Roman"/>
        </w:rPr>
        <w:t>, which, although</w:t>
      </w:r>
      <w:r w:rsidR="009D727C" w:rsidRPr="00E968B5">
        <w:rPr>
          <w:rFonts w:ascii="Times New Roman" w:hAnsi="Times New Roman" w:cs="Times New Roman"/>
        </w:rPr>
        <w:t xml:space="preserve"> </w:t>
      </w:r>
      <w:r w:rsidR="00753C1C" w:rsidRPr="00E968B5">
        <w:rPr>
          <w:rFonts w:ascii="Times New Roman" w:hAnsi="Times New Roman" w:cs="Times New Roman"/>
        </w:rPr>
        <w:t xml:space="preserve">not so important for the analysis, </w:t>
      </w:r>
      <w:r w:rsidR="005500C5">
        <w:rPr>
          <w:rFonts w:ascii="Times New Roman" w:hAnsi="Times New Roman" w:cs="Times New Roman"/>
        </w:rPr>
        <w:t>does make</w:t>
      </w:r>
      <w:r w:rsidR="00753C1C" w:rsidRPr="00E968B5">
        <w:rPr>
          <w:rFonts w:ascii="Times New Roman" w:hAnsi="Times New Roman" w:cs="Times New Roman"/>
        </w:rPr>
        <w:t xml:space="preserve"> reading </w:t>
      </w:r>
      <w:r w:rsidR="00927032" w:rsidRPr="00E968B5">
        <w:rPr>
          <w:rFonts w:ascii="Times New Roman" w:hAnsi="Times New Roman" w:cs="Times New Roman"/>
        </w:rPr>
        <w:t>somewhat more difficult</w:t>
      </w:r>
      <w:r w:rsidR="00753C1C" w:rsidRPr="00E968B5">
        <w:rPr>
          <w:rFonts w:ascii="Times New Roman" w:hAnsi="Times New Roman" w:cs="Times New Roman"/>
        </w:rPr>
        <w:t>.</w:t>
      </w:r>
    </w:p>
    <w:p w14:paraId="22DB06D4" w14:textId="77777777" w:rsidR="003A07C4" w:rsidRPr="00E968B5" w:rsidRDefault="003A07C4" w:rsidP="003A07C4">
      <w:pPr>
        <w:spacing w:line="360" w:lineRule="auto"/>
        <w:jc w:val="both"/>
        <w:rPr>
          <w:rFonts w:ascii="Times New Roman" w:hAnsi="Times New Roman" w:cs="Times New Roman"/>
        </w:rPr>
      </w:pPr>
    </w:p>
    <w:p w14:paraId="47A1C24A" w14:textId="77777777" w:rsidR="003A07C4" w:rsidRPr="00E968B5" w:rsidRDefault="003A661D" w:rsidP="003A07C4">
      <w:pPr>
        <w:spacing w:line="360" w:lineRule="auto"/>
        <w:jc w:val="both"/>
        <w:rPr>
          <w:rFonts w:ascii="Times New Roman" w:hAnsi="Times New Roman" w:cs="Times New Roman"/>
        </w:rPr>
      </w:pPr>
      <w:r w:rsidRPr="00E968B5">
        <w:rPr>
          <w:rFonts w:ascii="Times New Roman" w:hAnsi="Times New Roman" w:cs="Times New Roman"/>
          <w:noProof/>
          <w:lang w:val="sl-SI" w:eastAsia="sl-SI"/>
        </w:rPr>
        <w:drawing>
          <wp:inline distT="0" distB="0" distL="0" distR="0" wp14:anchorId="1F93AB4D" wp14:editId="7F1F7F36">
            <wp:extent cx="3636376" cy="1260000"/>
            <wp:effectExtent l="0" t="0" r="254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GLOVEC_NOTBURGA_VERZIJE2.png"/>
                    <pic:cNvPicPr/>
                  </pic:nvPicPr>
                  <pic:blipFill>
                    <a:blip r:embed="rId10">
                      <a:extLst>
                        <a:ext uri="{28A0092B-C50C-407E-A947-70E740481C1C}">
                          <a14:useLocalDpi xmlns:a14="http://schemas.microsoft.com/office/drawing/2010/main" val="0"/>
                        </a:ext>
                      </a:extLst>
                    </a:blip>
                    <a:stretch>
                      <a:fillRect/>
                    </a:stretch>
                  </pic:blipFill>
                  <pic:spPr>
                    <a:xfrm>
                      <a:off x="0" y="0"/>
                      <a:ext cx="3636376" cy="1260000"/>
                    </a:xfrm>
                    <a:prstGeom prst="rect">
                      <a:avLst/>
                    </a:prstGeom>
                  </pic:spPr>
                </pic:pic>
              </a:graphicData>
            </a:graphic>
          </wp:inline>
        </w:drawing>
      </w:r>
    </w:p>
    <w:p w14:paraId="23A77178" w14:textId="77777777" w:rsidR="003A07C4" w:rsidRPr="00E968B5" w:rsidRDefault="003A07C4" w:rsidP="003A07C4">
      <w:pPr>
        <w:spacing w:line="360" w:lineRule="auto"/>
        <w:jc w:val="both"/>
        <w:rPr>
          <w:rFonts w:ascii="Times New Roman" w:hAnsi="Times New Roman" w:cs="Times New Roman"/>
        </w:rPr>
      </w:pPr>
      <w:r w:rsidRPr="00E968B5">
        <w:rPr>
          <w:rFonts w:ascii="Times New Roman" w:hAnsi="Times New Roman" w:cs="Times New Roman"/>
        </w:rPr>
        <w:t xml:space="preserve">Figure 3: </w:t>
      </w:r>
      <w:r w:rsidR="00976B61" w:rsidRPr="00E968B5">
        <w:rPr>
          <w:rFonts w:ascii="Times New Roman" w:hAnsi="Times New Roman" w:cs="Times New Roman"/>
        </w:rPr>
        <w:t xml:space="preserve">A synoptic presentation of the base text by </w:t>
      </w:r>
      <w:proofErr w:type="spellStart"/>
      <w:r w:rsidR="00976B61" w:rsidRPr="00E968B5">
        <w:rPr>
          <w:rFonts w:ascii="Times New Roman" w:hAnsi="Times New Roman" w:cs="Times New Roman"/>
        </w:rPr>
        <w:t>Foglar</w:t>
      </w:r>
      <w:proofErr w:type="spellEnd"/>
      <w:r w:rsidR="00976B61" w:rsidRPr="00E968B5">
        <w:rPr>
          <w:rFonts w:ascii="Times New Roman" w:hAnsi="Times New Roman" w:cs="Times New Roman"/>
        </w:rPr>
        <w:t xml:space="preserve"> and of </w:t>
      </w:r>
      <w:proofErr w:type="spellStart"/>
      <w:r w:rsidR="00976B61" w:rsidRPr="00E968B5">
        <w:rPr>
          <w:rFonts w:ascii="Times New Roman" w:hAnsi="Times New Roman" w:cs="Times New Roman"/>
        </w:rPr>
        <w:t>Pag</w:t>
      </w:r>
      <w:r w:rsidR="00773B37">
        <w:rPr>
          <w:rFonts w:ascii="Times New Roman" w:hAnsi="Times New Roman" w:cs="Times New Roman"/>
        </w:rPr>
        <w:t>l</w:t>
      </w:r>
      <w:r w:rsidR="00976B61" w:rsidRPr="00E968B5">
        <w:rPr>
          <w:rFonts w:ascii="Times New Roman" w:hAnsi="Times New Roman" w:cs="Times New Roman"/>
        </w:rPr>
        <w:t>ovec’</w:t>
      </w:r>
      <w:r w:rsidR="00DF388D">
        <w:rPr>
          <w:rFonts w:ascii="Times New Roman" w:hAnsi="Times New Roman" w:cs="Times New Roman"/>
        </w:rPr>
        <w:t>s</w:t>
      </w:r>
      <w:proofErr w:type="spellEnd"/>
      <w:r w:rsidR="00976B61" w:rsidRPr="00E968B5">
        <w:rPr>
          <w:rFonts w:ascii="Times New Roman" w:hAnsi="Times New Roman" w:cs="Times New Roman"/>
        </w:rPr>
        <w:t xml:space="preserve"> variant in </w:t>
      </w:r>
      <w:r w:rsidRPr="00E968B5">
        <w:rPr>
          <w:rFonts w:ascii="Times New Roman" w:hAnsi="Times New Roman" w:cs="Times New Roman"/>
        </w:rPr>
        <w:t xml:space="preserve">HTML </w:t>
      </w:r>
      <w:r w:rsidR="00976B61" w:rsidRPr="00E968B5">
        <w:rPr>
          <w:rFonts w:ascii="Times New Roman" w:hAnsi="Times New Roman" w:cs="Times New Roman"/>
        </w:rPr>
        <w:t xml:space="preserve">format </w:t>
      </w:r>
      <w:r w:rsidRPr="00E968B5">
        <w:rPr>
          <w:rFonts w:ascii="Times New Roman" w:hAnsi="Times New Roman" w:cs="Times New Roman"/>
        </w:rPr>
        <w:t>(</w:t>
      </w:r>
      <w:proofErr w:type="spellStart"/>
      <w:r w:rsidRPr="00E968B5">
        <w:rPr>
          <w:rFonts w:ascii="Times New Roman" w:hAnsi="Times New Roman" w:cs="Times New Roman"/>
          <w:i/>
          <w:iCs/>
        </w:rPr>
        <w:t>Pesem</w:t>
      </w:r>
      <w:proofErr w:type="spellEnd"/>
      <w:r w:rsidRPr="00E968B5">
        <w:rPr>
          <w:rFonts w:ascii="Times New Roman" w:hAnsi="Times New Roman" w:cs="Times New Roman"/>
          <w:i/>
          <w:iCs/>
        </w:rPr>
        <w:t xml:space="preserve"> </w:t>
      </w:r>
      <w:proofErr w:type="spellStart"/>
      <w:r w:rsidRPr="00E968B5">
        <w:rPr>
          <w:rFonts w:ascii="Times New Roman" w:hAnsi="Times New Roman" w:cs="Times New Roman"/>
          <w:i/>
          <w:iCs/>
        </w:rPr>
        <w:t>od</w:t>
      </w:r>
      <w:proofErr w:type="spellEnd"/>
      <w:r w:rsidRPr="00E968B5">
        <w:rPr>
          <w:rFonts w:ascii="Times New Roman" w:hAnsi="Times New Roman" w:cs="Times New Roman"/>
          <w:i/>
          <w:iCs/>
        </w:rPr>
        <w:t xml:space="preserve"> </w:t>
      </w:r>
      <w:proofErr w:type="spellStart"/>
      <w:r w:rsidRPr="00E968B5">
        <w:rPr>
          <w:rFonts w:ascii="Times New Roman" w:hAnsi="Times New Roman" w:cs="Times New Roman"/>
          <w:i/>
          <w:iCs/>
        </w:rPr>
        <w:t>svete</w:t>
      </w:r>
      <w:proofErr w:type="spellEnd"/>
      <w:r w:rsidRPr="00E968B5">
        <w:rPr>
          <w:rFonts w:ascii="Times New Roman" w:hAnsi="Times New Roman" w:cs="Times New Roman"/>
          <w:i/>
          <w:iCs/>
        </w:rPr>
        <w:t xml:space="preserve"> </w:t>
      </w:r>
      <w:proofErr w:type="spellStart"/>
      <w:r w:rsidRPr="00E968B5">
        <w:rPr>
          <w:rFonts w:ascii="Times New Roman" w:hAnsi="Times New Roman" w:cs="Times New Roman"/>
          <w:i/>
          <w:iCs/>
        </w:rPr>
        <w:t>Notburge</w:t>
      </w:r>
      <w:proofErr w:type="spellEnd"/>
      <w:r w:rsidRPr="00E968B5">
        <w:rPr>
          <w:rFonts w:ascii="Times New Roman" w:hAnsi="Times New Roman" w:cs="Times New Roman"/>
        </w:rPr>
        <w:t>)</w:t>
      </w:r>
    </w:p>
    <w:p w14:paraId="69B8C13D" w14:textId="77777777" w:rsidR="003A661D" w:rsidRPr="00E968B5" w:rsidRDefault="003A661D" w:rsidP="003A07C4">
      <w:pPr>
        <w:spacing w:line="360" w:lineRule="auto"/>
        <w:jc w:val="both"/>
        <w:rPr>
          <w:rFonts w:ascii="Times New Roman" w:hAnsi="Times New Roman" w:cs="Times New Roman"/>
        </w:rPr>
      </w:pPr>
    </w:p>
    <w:p w14:paraId="6FDA2749" w14:textId="77777777" w:rsidR="003A661D" w:rsidRPr="00E968B5" w:rsidRDefault="003A661D" w:rsidP="003A07C4">
      <w:pPr>
        <w:spacing w:line="360" w:lineRule="auto"/>
        <w:jc w:val="both"/>
        <w:rPr>
          <w:rFonts w:ascii="Times New Roman" w:hAnsi="Times New Roman" w:cs="Times New Roman"/>
        </w:rPr>
      </w:pPr>
      <w:r w:rsidRPr="00E968B5">
        <w:rPr>
          <w:rFonts w:ascii="Times New Roman" w:hAnsi="Times New Roman" w:cs="Times New Roman"/>
          <w:noProof/>
          <w:lang w:val="sl-SI" w:eastAsia="sl-SI"/>
        </w:rPr>
        <w:drawing>
          <wp:inline distT="0" distB="0" distL="0" distR="0" wp14:anchorId="76603D70" wp14:editId="6521F795">
            <wp:extent cx="3793478" cy="126000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LOVEC_NOTBURGA_VERZIJE.png"/>
                    <pic:cNvPicPr/>
                  </pic:nvPicPr>
                  <pic:blipFill>
                    <a:blip r:embed="rId11">
                      <a:extLst>
                        <a:ext uri="{28A0092B-C50C-407E-A947-70E740481C1C}">
                          <a14:useLocalDpi xmlns:a14="http://schemas.microsoft.com/office/drawing/2010/main" val="0"/>
                        </a:ext>
                      </a:extLst>
                    </a:blip>
                    <a:stretch>
                      <a:fillRect/>
                    </a:stretch>
                  </pic:blipFill>
                  <pic:spPr>
                    <a:xfrm>
                      <a:off x="0" y="0"/>
                      <a:ext cx="3793478" cy="1260000"/>
                    </a:xfrm>
                    <a:prstGeom prst="rect">
                      <a:avLst/>
                    </a:prstGeom>
                  </pic:spPr>
                </pic:pic>
              </a:graphicData>
            </a:graphic>
          </wp:inline>
        </w:drawing>
      </w:r>
    </w:p>
    <w:p w14:paraId="1F220B77" w14:textId="77777777" w:rsidR="003A07C4" w:rsidRPr="00E968B5" w:rsidRDefault="003A661D" w:rsidP="003A07C4">
      <w:pPr>
        <w:spacing w:line="360" w:lineRule="auto"/>
        <w:jc w:val="both"/>
        <w:rPr>
          <w:rFonts w:ascii="Times New Roman" w:hAnsi="Times New Roman" w:cs="Times New Roman"/>
        </w:rPr>
      </w:pPr>
      <w:r w:rsidRPr="00E968B5">
        <w:rPr>
          <w:rFonts w:ascii="Times New Roman" w:hAnsi="Times New Roman" w:cs="Times New Roman"/>
        </w:rPr>
        <w:t xml:space="preserve">Figure </w:t>
      </w:r>
      <w:r w:rsidR="00D3392B" w:rsidRPr="00E968B5">
        <w:rPr>
          <w:rFonts w:ascii="Times New Roman" w:hAnsi="Times New Roman" w:cs="Times New Roman"/>
        </w:rPr>
        <w:t>4</w:t>
      </w:r>
      <w:r w:rsidRPr="00E968B5">
        <w:rPr>
          <w:rFonts w:ascii="Times New Roman" w:hAnsi="Times New Roman" w:cs="Times New Roman"/>
        </w:rPr>
        <w:t xml:space="preserve">: </w:t>
      </w:r>
      <w:r w:rsidR="00A53286" w:rsidRPr="00E968B5">
        <w:rPr>
          <w:rFonts w:ascii="Times New Roman" w:hAnsi="Times New Roman" w:cs="Times New Roman"/>
        </w:rPr>
        <w:t xml:space="preserve">A synoptic presentation of the base text by </w:t>
      </w:r>
      <w:proofErr w:type="spellStart"/>
      <w:r w:rsidR="00A53286" w:rsidRPr="00E968B5">
        <w:rPr>
          <w:rFonts w:ascii="Times New Roman" w:hAnsi="Times New Roman" w:cs="Times New Roman"/>
        </w:rPr>
        <w:t>Foglar</w:t>
      </w:r>
      <w:proofErr w:type="spellEnd"/>
      <w:r w:rsidR="00A53286" w:rsidRPr="00E968B5">
        <w:rPr>
          <w:rFonts w:ascii="Times New Roman" w:hAnsi="Times New Roman" w:cs="Times New Roman"/>
        </w:rPr>
        <w:t xml:space="preserve"> and of </w:t>
      </w:r>
      <w:proofErr w:type="spellStart"/>
      <w:r w:rsidR="00A53286" w:rsidRPr="00E968B5">
        <w:rPr>
          <w:rFonts w:ascii="Times New Roman" w:hAnsi="Times New Roman" w:cs="Times New Roman"/>
        </w:rPr>
        <w:t>Pag</w:t>
      </w:r>
      <w:r w:rsidR="00773B37">
        <w:rPr>
          <w:rFonts w:ascii="Times New Roman" w:hAnsi="Times New Roman" w:cs="Times New Roman"/>
        </w:rPr>
        <w:t>l</w:t>
      </w:r>
      <w:r w:rsidR="00A53286" w:rsidRPr="00E968B5">
        <w:rPr>
          <w:rFonts w:ascii="Times New Roman" w:hAnsi="Times New Roman" w:cs="Times New Roman"/>
        </w:rPr>
        <w:t>ovec’</w:t>
      </w:r>
      <w:r w:rsidR="00DF388D">
        <w:rPr>
          <w:rFonts w:ascii="Times New Roman" w:hAnsi="Times New Roman" w:cs="Times New Roman"/>
        </w:rPr>
        <w:t>s</w:t>
      </w:r>
      <w:proofErr w:type="spellEnd"/>
      <w:r w:rsidR="00A53286" w:rsidRPr="00E968B5">
        <w:rPr>
          <w:rFonts w:ascii="Times New Roman" w:hAnsi="Times New Roman" w:cs="Times New Roman"/>
        </w:rPr>
        <w:t xml:space="preserve"> variant in HTML format </w:t>
      </w:r>
      <w:r w:rsidRPr="00E968B5">
        <w:rPr>
          <w:rFonts w:ascii="Times New Roman" w:hAnsi="Times New Roman" w:cs="Times New Roman"/>
        </w:rPr>
        <w:t>(</w:t>
      </w:r>
      <w:proofErr w:type="spellStart"/>
      <w:r w:rsidRPr="00E968B5">
        <w:rPr>
          <w:rFonts w:ascii="Times New Roman" w:hAnsi="Times New Roman" w:cs="Times New Roman"/>
          <w:i/>
          <w:iCs/>
        </w:rPr>
        <w:t>Pesem</w:t>
      </w:r>
      <w:proofErr w:type="spellEnd"/>
      <w:r w:rsidRPr="00E968B5">
        <w:rPr>
          <w:rFonts w:ascii="Times New Roman" w:hAnsi="Times New Roman" w:cs="Times New Roman"/>
          <w:i/>
          <w:iCs/>
        </w:rPr>
        <w:t xml:space="preserve"> </w:t>
      </w:r>
      <w:proofErr w:type="spellStart"/>
      <w:r w:rsidRPr="00E968B5">
        <w:rPr>
          <w:rFonts w:ascii="Times New Roman" w:hAnsi="Times New Roman" w:cs="Times New Roman"/>
          <w:i/>
          <w:iCs/>
        </w:rPr>
        <w:t>od</w:t>
      </w:r>
      <w:proofErr w:type="spellEnd"/>
      <w:r w:rsidRPr="00E968B5">
        <w:rPr>
          <w:rFonts w:ascii="Times New Roman" w:hAnsi="Times New Roman" w:cs="Times New Roman"/>
          <w:i/>
          <w:iCs/>
        </w:rPr>
        <w:t xml:space="preserve"> </w:t>
      </w:r>
      <w:proofErr w:type="spellStart"/>
      <w:r w:rsidRPr="00E968B5">
        <w:rPr>
          <w:rFonts w:ascii="Times New Roman" w:hAnsi="Times New Roman" w:cs="Times New Roman"/>
          <w:i/>
          <w:iCs/>
        </w:rPr>
        <w:t>svete</w:t>
      </w:r>
      <w:proofErr w:type="spellEnd"/>
      <w:r w:rsidRPr="00E968B5">
        <w:rPr>
          <w:rFonts w:ascii="Times New Roman" w:hAnsi="Times New Roman" w:cs="Times New Roman"/>
          <w:i/>
          <w:iCs/>
        </w:rPr>
        <w:t xml:space="preserve"> </w:t>
      </w:r>
      <w:proofErr w:type="spellStart"/>
      <w:r w:rsidRPr="00E968B5">
        <w:rPr>
          <w:rFonts w:ascii="Times New Roman" w:hAnsi="Times New Roman" w:cs="Times New Roman"/>
          <w:i/>
          <w:iCs/>
        </w:rPr>
        <w:t>Notburge</w:t>
      </w:r>
      <w:proofErr w:type="spellEnd"/>
      <w:r w:rsidRPr="00E968B5">
        <w:rPr>
          <w:rFonts w:ascii="Times New Roman" w:hAnsi="Times New Roman" w:cs="Times New Roman"/>
        </w:rPr>
        <w:t>)</w:t>
      </w:r>
    </w:p>
    <w:p w14:paraId="781E9617" w14:textId="77777777" w:rsidR="003A661D" w:rsidRPr="00E968B5" w:rsidRDefault="003A661D" w:rsidP="003A07C4">
      <w:pPr>
        <w:spacing w:line="360" w:lineRule="auto"/>
        <w:jc w:val="both"/>
        <w:rPr>
          <w:rFonts w:ascii="Times New Roman" w:hAnsi="Times New Roman" w:cs="Times New Roman"/>
        </w:rPr>
      </w:pPr>
    </w:p>
    <w:p w14:paraId="4870E398" w14:textId="6C7B05FE" w:rsidR="00A53286" w:rsidRPr="00E968B5" w:rsidRDefault="00AC0502" w:rsidP="003A07C4">
      <w:pPr>
        <w:spacing w:line="360" w:lineRule="auto"/>
        <w:jc w:val="both"/>
        <w:rPr>
          <w:rFonts w:ascii="Times New Roman" w:hAnsi="Times New Roman" w:cs="Times New Roman"/>
        </w:rPr>
      </w:pPr>
      <w:r>
        <w:rPr>
          <w:rFonts w:ascii="Times New Roman" w:hAnsi="Times New Roman" w:cs="Times New Roman"/>
        </w:rPr>
        <w:tab/>
      </w:r>
      <w:r w:rsidR="00A53286" w:rsidRPr="00E968B5">
        <w:rPr>
          <w:rFonts w:ascii="Times New Roman" w:hAnsi="Times New Roman" w:cs="Times New Roman"/>
        </w:rPr>
        <w:t>This tool</w:t>
      </w:r>
      <w:r w:rsidR="00DF388D">
        <w:rPr>
          <w:rFonts w:ascii="Times New Roman" w:hAnsi="Times New Roman" w:cs="Times New Roman"/>
        </w:rPr>
        <w:t>,</w:t>
      </w:r>
      <w:r w:rsidR="00A53286" w:rsidRPr="00E968B5">
        <w:rPr>
          <w:rFonts w:ascii="Times New Roman" w:hAnsi="Times New Roman" w:cs="Times New Roman"/>
        </w:rPr>
        <w:t xml:space="preserve"> </w:t>
      </w:r>
      <w:r w:rsidR="00BA580D" w:rsidRPr="00E968B5">
        <w:rPr>
          <w:rFonts w:ascii="Times New Roman" w:hAnsi="Times New Roman" w:cs="Times New Roman"/>
        </w:rPr>
        <w:t>whose</w:t>
      </w:r>
      <w:r w:rsidR="00A53286" w:rsidRPr="00E968B5">
        <w:rPr>
          <w:rFonts w:ascii="Times New Roman" w:hAnsi="Times New Roman" w:cs="Times New Roman"/>
        </w:rPr>
        <w:t xml:space="preserve"> generic conversion according to the </w:t>
      </w:r>
      <w:r w:rsidR="00A53286" w:rsidRPr="00E968B5">
        <w:rPr>
          <w:rFonts w:ascii="Times New Roman" w:hAnsi="Times New Roman" w:cs="Times New Roman"/>
          <w:i/>
        </w:rPr>
        <w:t>TEI Guidelines</w:t>
      </w:r>
      <w:r w:rsidR="00A53286" w:rsidRPr="00E968B5">
        <w:rPr>
          <w:rFonts w:ascii="Times New Roman" w:hAnsi="Times New Roman" w:cs="Times New Roman"/>
        </w:rPr>
        <w:t xml:space="preserve"> </w:t>
      </w:r>
      <w:r w:rsidR="00AD1CFA">
        <w:rPr>
          <w:rFonts w:ascii="Times New Roman" w:hAnsi="Times New Roman" w:cs="Times New Roman"/>
        </w:rPr>
        <w:t>h</w:t>
      </w:r>
      <w:r w:rsidR="00A53286" w:rsidRPr="00E968B5">
        <w:rPr>
          <w:rFonts w:ascii="Times New Roman" w:hAnsi="Times New Roman" w:cs="Times New Roman"/>
        </w:rPr>
        <w:t xml:space="preserve">as </w:t>
      </w:r>
      <w:r w:rsidR="00AD1CFA">
        <w:rPr>
          <w:rFonts w:ascii="Times New Roman" w:hAnsi="Times New Roman" w:cs="Times New Roman"/>
        </w:rPr>
        <w:t xml:space="preserve">been </w:t>
      </w:r>
      <w:r w:rsidR="00A53286" w:rsidRPr="00E968B5">
        <w:rPr>
          <w:rFonts w:ascii="Times New Roman" w:hAnsi="Times New Roman" w:cs="Times New Roman"/>
        </w:rPr>
        <w:t xml:space="preserve">upgraded with a synoptic display of the critical apparatus in </w:t>
      </w:r>
      <w:r w:rsidR="001474A4" w:rsidRPr="00E968B5">
        <w:rPr>
          <w:rFonts w:ascii="Times New Roman" w:hAnsi="Times New Roman" w:cs="Times New Roman"/>
        </w:rPr>
        <w:t>a</w:t>
      </w:r>
      <w:r w:rsidR="00A53286" w:rsidRPr="00E968B5">
        <w:rPr>
          <w:rFonts w:ascii="Times New Roman" w:hAnsi="Times New Roman" w:cs="Times New Roman"/>
        </w:rPr>
        <w:t xml:space="preserve"> main text line</w:t>
      </w:r>
      <w:r w:rsidR="00DF388D">
        <w:rPr>
          <w:rFonts w:ascii="Times New Roman" w:hAnsi="Times New Roman" w:cs="Times New Roman"/>
        </w:rPr>
        <w:t>,</w:t>
      </w:r>
      <w:r w:rsidR="00A53286" w:rsidRPr="00E968B5">
        <w:rPr>
          <w:rFonts w:ascii="Times New Roman" w:hAnsi="Times New Roman" w:cs="Times New Roman"/>
        </w:rPr>
        <w:t xml:space="preserve"> is intended for a simple but philologically accurate presentation of textual variance in a digital scholarly edition. </w:t>
      </w:r>
      <w:r w:rsidR="00BA580D" w:rsidRPr="00E968B5">
        <w:rPr>
          <w:rFonts w:ascii="Times New Roman" w:hAnsi="Times New Roman" w:cs="Times New Roman"/>
        </w:rPr>
        <w:t xml:space="preserve">Its use is </w:t>
      </w:r>
      <w:r w:rsidR="00A53286" w:rsidRPr="00E968B5">
        <w:rPr>
          <w:rFonts w:ascii="Times New Roman" w:hAnsi="Times New Roman" w:cs="Times New Roman"/>
        </w:rPr>
        <w:t>condition</w:t>
      </w:r>
      <w:r w:rsidR="00BA580D" w:rsidRPr="00E968B5">
        <w:rPr>
          <w:rFonts w:ascii="Times New Roman" w:hAnsi="Times New Roman" w:cs="Times New Roman"/>
        </w:rPr>
        <w:t>ed by</w:t>
      </w:r>
      <w:r w:rsidR="00A53286" w:rsidRPr="00E968B5">
        <w:rPr>
          <w:rFonts w:ascii="Times New Roman" w:hAnsi="Times New Roman" w:cs="Times New Roman"/>
        </w:rPr>
        <w:t xml:space="preserve"> the consistent </w:t>
      </w:r>
      <w:r w:rsidR="00BA580D" w:rsidRPr="00E968B5">
        <w:rPr>
          <w:rFonts w:ascii="Times New Roman" w:hAnsi="Times New Roman" w:cs="Times New Roman"/>
        </w:rPr>
        <w:t>adoption</w:t>
      </w:r>
      <w:r w:rsidR="00A53286" w:rsidRPr="00E968B5">
        <w:rPr>
          <w:rFonts w:ascii="Times New Roman" w:hAnsi="Times New Roman" w:cs="Times New Roman"/>
        </w:rPr>
        <w:t xml:space="preserve"> of the parallel segmentation method in TEI. </w:t>
      </w:r>
      <w:r w:rsidR="00675708">
        <w:rPr>
          <w:rFonts w:ascii="Times New Roman" w:hAnsi="Times New Roman" w:cs="Times New Roman"/>
        </w:rPr>
        <w:t>Alt</w:t>
      </w:r>
      <w:r w:rsidR="00BA580D" w:rsidRPr="00E968B5">
        <w:rPr>
          <w:rFonts w:ascii="Times New Roman" w:hAnsi="Times New Roman" w:cs="Times New Roman"/>
        </w:rPr>
        <w:t xml:space="preserve">hough </w:t>
      </w:r>
      <w:r w:rsidR="00A53286" w:rsidRPr="00E968B5">
        <w:rPr>
          <w:rFonts w:ascii="Times New Roman" w:hAnsi="Times New Roman" w:cs="Times New Roman"/>
        </w:rPr>
        <w:t xml:space="preserve">not </w:t>
      </w:r>
      <w:r w:rsidR="00BA580D" w:rsidRPr="00E968B5">
        <w:rPr>
          <w:rFonts w:ascii="Times New Roman" w:hAnsi="Times New Roman" w:cs="Times New Roman"/>
        </w:rPr>
        <w:t>providing</w:t>
      </w:r>
      <w:r w:rsidR="00A53286" w:rsidRPr="00E968B5">
        <w:rPr>
          <w:rFonts w:ascii="Times New Roman" w:hAnsi="Times New Roman" w:cs="Times New Roman"/>
        </w:rPr>
        <w:t xml:space="preserve"> the reader </w:t>
      </w:r>
      <w:r w:rsidR="00BA580D" w:rsidRPr="00E968B5">
        <w:rPr>
          <w:rFonts w:ascii="Times New Roman" w:hAnsi="Times New Roman" w:cs="Times New Roman"/>
        </w:rPr>
        <w:t xml:space="preserve">with the greatest  </w:t>
      </w:r>
      <w:r w:rsidR="00A53286" w:rsidRPr="00E968B5">
        <w:rPr>
          <w:rFonts w:ascii="Times New Roman" w:hAnsi="Times New Roman" w:cs="Times New Roman"/>
        </w:rPr>
        <w:t xml:space="preserve">flexibility </w:t>
      </w:r>
      <w:r w:rsidR="00BA580D" w:rsidRPr="00E968B5">
        <w:rPr>
          <w:rFonts w:ascii="Times New Roman" w:hAnsi="Times New Roman" w:cs="Times New Roman"/>
        </w:rPr>
        <w:t xml:space="preserve">of display </w:t>
      </w:r>
      <w:r w:rsidR="00A53286" w:rsidRPr="00E968B5">
        <w:rPr>
          <w:rFonts w:ascii="Times New Roman" w:hAnsi="Times New Roman" w:cs="Times New Roman"/>
        </w:rPr>
        <w:t xml:space="preserve">(for example, </w:t>
      </w:r>
      <w:r w:rsidR="00675708">
        <w:rPr>
          <w:rFonts w:ascii="Times New Roman" w:hAnsi="Times New Roman" w:cs="Times New Roman"/>
        </w:rPr>
        <w:t xml:space="preserve">the ability </w:t>
      </w:r>
      <w:r w:rsidR="00A53286" w:rsidRPr="00E968B5">
        <w:rPr>
          <w:rFonts w:ascii="Times New Roman" w:hAnsi="Times New Roman" w:cs="Times New Roman"/>
        </w:rPr>
        <w:t xml:space="preserve">to hide or display a specific version of the text), </w:t>
      </w:r>
      <w:r w:rsidR="00BA580D" w:rsidRPr="00E968B5">
        <w:rPr>
          <w:rFonts w:ascii="Times New Roman" w:hAnsi="Times New Roman" w:cs="Times New Roman"/>
        </w:rPr>
        <w:t xml:space="preserve">it is </w:t>
      </w:r>
      <w:r w:rsidR="003B5500" w:rsidRPr="00E968B5">
        <w:rPr>
          <w:rFonts w:ascii="Times New Roman" w:hAnsi="Times New Roman" w:cs="Times New Roman"/>
        </w:rPr>
        <w:t>a</w:t>
      </w:r>
      <w:r w:rsidR="00704332">
        <w:rPr>
          <w:rFonts w:ascii="Times New Roman" w:hAnsi="Times New Roman" w:cs="Times New Roman"/>
        </w:rPr>
        <w:t xml:space="preserve"> valuable</w:t>
      </w:r>
      <w:r w:rsidR="003B5500" w:rsidRPr="00E968B5">
        <w:rPr>
          <w:rFonts w:ascii="Times New Roman" w:hAnsi="Times New Roman" w:cs="Times New Roman"/>
        </w:rPr>
        <w:t xml:space="preserve"> tool </w:t>
      </w:r>
      <w:r w:rsidR="00704332">
        <w:rPr>
          <w:rFonts w:ascii="Times New Roman" w:hAnsi="Times New Roman" w:cs="Times New Roman"/>
        </w:rPr>
        <w:t>because it is</w:t>
      </w:r>
      <w:r w:rsidR="00BA580D" w:rsidRPr="00E968B5">
        <w:rPr>
          <w:rFonts w:ascii="Times New Roman" w:hAnsi="Times New Roman" w:cs="Times New Roman"/>
        </w:rPr>
        <w:t xml:space="preserve"> </w:t>
      </w:r>
      <w:r w:rsidR="00704332">
        <w:rPr>
          <w:rFonts w:ascii="Times New Roman" w:hAnsi="Times New Roman" w:cs="Times New Roman"/>
        </w:rPr>
        <w:t>available</w:t>
      </w:r>
      <w:r w:rsidR="00704332" w:rsidRPr="00E968B5">
        <w:rPr>
          <w:rFonts w:ascii="Times New Roman" w:hAnsi="Times New Roman" w:cs="Times New Roman"/>
        </w:rPr>
        <w:t xml:space="preserve"> </w:t>
      </w:r>
      <w:r w:rsidR="00A53286" w:rsidRPr="00E968B5">
        <w:rPr>
          <w:rFonts w:ascii="Times New Roman" w:hAnsi="Times New Roman" w:cs="Times New Roman"/>
        </w:rPr>
        <w:t>as an online service</w:t>
      </w:r>
      <w:r w:rsidR="00380BED">
        <w:rPr>
          <w:rStyle w:val="FootnoteReference"/>
          <w:rFonts w:ascii="Times New Roman" w:hAnsi="Times New Roman" w:cs="Times New Roman"/>
          <w:lang w:val="sl-SI"/>
        </w:rPr>
        <w:footnoteReference w:id="12"/>
      </w:r>
      <w:r w:rsidR="00A53286" w:rsidRPr="00E968B5">
        <w:rPr>
          <w:rFonts w:ascii="Times New Roman" w:hAnsi="Times New Roman" w:cs="Times New Roman"/>
        </w:rPr>
        <w:t xml:space="preserve"> </w:t>
      </w:r>
      <w:r w:rsidR="00704332">
        <w:rPr>
          <w:rFonts w:ascii="Times New Roman" w:hAnsi="Times New Roman" w:cs="Times New Roman"/>
        </w:rPr>
        <w:t>and can</w:t>
      </w:r>
      <w:r w:rsidR="00BA580D" w:rsidRPr="00E968B5">
        <w:rPr>
          <w:rFonts w:ascii="Times New Roman" w:hAnsi="Times New Roman" w:cs="Times New Roman"/>
        </w:rPr>
        <w:t xml:space="preserve"> easily </w:t>
      </w:r>
      <w:r w:rsidR="00704332">
        <w:rPr>
          <w:rFonts w:ascii="Times New Roman" w:hAnsi="Times New Roman" w:cs="Times New Roman"/>
        </w:rPr>
        <w:t xml:space="preserve">be </w:t>
      </w:r>
      <w:r w:rsidR="00A53286" w:rsidRPr="00E968B5">
        <w:rPr>
          <w:rFonts w:ascii="Times New Roman" w:hAnsi="Times New Roman" w:cs="Times New Roman"/>
        </w:rPr>
        <w:t xml:space="preserve">installed on </w:t>
      </w:r>
      <w:r w:rsidR="00BA580D" w:rsidRPr="00E968B5">
        <w:rPr>
          <w:rFonts w:ascii="Times New Roman" w:hAnsi="Times New Roman" w:cs="Times New Roman"/>
        </w:rPr>
        <w:t>any</w:t>
      </w:r>
      <w:r w:rsidR="00A53286" w:rsidRPr="00E968B5">
        <w:rPr>
          <w:rFonts w:ascii="Times New Roman" w:hAnsi="Times New Roman" w:cs="Times New Roman"/>
        </w:rPr>
        <w:t xml:space="preserve"> computer</w:t>
      </w:r>
      <w:r w:rsidR="009E3F6D">
        <w:rPr>
          <w:rFonts w:ascii="Times New Roman" w:hAnsi="Times New Roman" w:cs="Times New Roman"/>
        </w:rPr>
        <w:t>,</w:t>
      </w:r>
      <w:r w:rsidR="00BA580D" w:rsidRPr="00E968B5">
        <w:rPr>
          <w:rFonts w:ascii="Times New Roman" w:hAnsi="Times New Roman" w:cs="Times New Roman"/>
        </w:rPr>
        <w:t xml:space="preserve"> </w:t>
      </w:r>
      <w:r w:rsidR="009E3F6D">
        <w:rPr>
          <w:rFonts w:ascii="Times New Roman" w:hAnsi="Times New Roman" w:cs="Times New Roman"/>
        </w:rPr>
        <w:t>enabling it to be</w:t>
      </w:r>
      <w:r w:rsidR="00BA580D" w:rsidRPr="00E968B5">
        <w:rPr>
          <w:rFonts w:ascii="Times New Roman" w:hAnsi="Times New Roman" w:cs="Times New Roman"/>
        </w:rPr>
        <w:t xml:space="preserve"> run at any time </w:t>
      </w:r>
      <w:r w:rsidR="00A53286" w:rsidRPr="00E968B5">
        <w:rPr>
          <w:rFonts w:ascii="Times New Roman" w:hAnsi="Times New Roman" w:cs="Times New Roman"/>
        </w:rPr>
        <w:t xml:space="preserve">during the </w:t>
      </w:r>
      <w:r w:rsidR="00BA580D" w:rsidRPr="00E968B5">
        <w:rPr>
          <w:rFonts w:ascii="Times New Roman" w:hAnsi="Times New Roman" w:cs="Times New Roman"/>
        </w:rPr>
        <w:t xml:space="preserve">editorial </w:t>
      </w:r>
      <w:r w:rsidR="00C75BAE">
        <w:rPr>
          <w:rFonts w:ascii="Times New Roman" w:hAnsi="Times New Roman" w:cs="Times New Roman"/>
        </w:rPr>
        <w:t>process</w:t>
      </w:r>
      <w:r w:rsidR="00BA580D" w:rsidRPr="00E968B5">
        <w:rPr>
          <w:rFonts w:ascii="Times New Roman" w:hAnsi="Times New Roman" w:cs="Times New Roman"/>
        </w:rPr>
        <w:t>.</w:t>
      </w:r>
      <w:r w:rsidR="00A53286" w:rsidRPr="00E968B5">
        <w:rPr>
          <w:rFonts w:ascii="Times New Roman" w:hAnsi="Times New Roman" w:cs="Times New Roman"/>
        </w:rPr>
        <w:t xml:space="preserve"> </w:t>
      </w:r>
      <w:r w:rsidR="00D726CC" w:rsidRPr="00E968B5">
        <w:rPr>
          <w:rFonts w:ascii="Times New Roman" w:hAnsi="Times New Roman" w:cs="Times New Roman"/>
        </w:rPr>
        <w:t>It i</w:t>
      </w:r>
      <w:r w:rsidR="00A53286" w:rsidRPr="00E968B5">
        <w:rPr>
          <w:rFonts w:ascii="Times New Roman" w:hAnsi="Times New Roman" w:cs="Times New Roman"/>
        </w:rPr>
        <w:t>s ideal for displaying texts</w:t>
      </w:r>
      <w:r w:rsidR="00D726CC" w:rsidRPr="00E968B5">
        <w:rPr>
          <w:rFonts w:ascii="Times New Roman" w:hAnsi="Times New Roman" w:cs="Times New Roman"/>
        </w:rPr>
        <w:t xml:space="preserve"> in which</w:t>
      </w:r>
      <w:r w:rsidR="003B5500" w:rsidRPr="00E968B5">
        <w:rPr>
          <w:rFonts w:ascii="Times New Roman" w:hAnsi="Times New Roman" w:cs="Times New Roman"/>
        </w:rPr>
        <w:t xml:space="preserve"> only two or three, </w:t>
      </w:r>
      <w:r w:rsidR="00A53286" w:rsidRPr="00E968B5">
        <w:rPr>
          <w:rFonts w:ascii="Times New Roman" w:hAnsi="Times New Roman" w:cs="Times New Roman"/>
        </w:rPr>
        <w:t>perhaps four</w:t>
      </w:r>
      <w:r w:rsidR="003B5500" w:rsidRPr="00E968B5">
        <w:rPr>
          <w:rFonts w:ascii="Times New Roman" w:hAnsi="Times New Roman" w:cs="Times New Roman"/>
        </w:rPr>
        <w:t>,</w:t>
      </w:r>
      <w:r w:rsidR="00A53286" w:rsidRPr="00E968B5">
        <w:rPr>
          <w:rFonts w:ascii="Times New Roman" w:hAnsi="Times New Roman" w:cs="Times New Roman"/>
        </w:rPr>
        <w:t xml:space="preserve"> versions </w:t>
      </w:r>
      <w:r w:rsidR="00A53286" w:rsidRPr="00E968B5">
        <w:rPr>
          <w:rFonts w:ascii="Times New Roman" w:hAnsi="Times New Roman" w:cs="Times New Roman"/>
        </w:rPr>
        <w:lastRenderedPageBreak/>
        <w:t xml:space="preserve">are compared in each unit of the </w:t>
      </w:r>
      <w:r w:rsidR="00D726CC" w:rsidRPr="00E968B5">
        <w:rPr>
          <w:rFonts w:ascii="Times New Roman" w:hAnsi="Times New Roman" w:cs="Times New Roman"/>
        </w:rPr>
        <w:t>apparatus</w:t>
      </w:r>
      <w:r w:rsidR="00A53286" w:rsidRPr="00E968B5">
        <w:rPr>
          <w:rFonts w:ascii="Times New Roman" w:hAnsi="Times New Roman" w:cs="Times New Roman"/>
        </w:rPr>
        <w:t xml:space="preserve">, which seems to be </w:t>
      </w:r>
      <w:r w:rsidR="00A70C5E">
        <w:rPr>
          <w:rFonts w:ascii="Times New Roman" w:hAnsi="Times New Roman" w:cs="Times New Roman"/>
        </w:rPr>
        <w:t>entirely appropriate for</w:t>
      </w:r>
      <w:r w:rsidR="00A53286" w:rsidRPr="00E968B5">
        <w:rPr>
          <w:rFonts w:ascii="Times New Roman" w:hAnsi="Times New Roman" w:cs="Times New Roman"/>
        </w:rPr>
        <w:t xml:space="preserve"> the actual range of textual varia</w:t>
      </w:r>
      <w:r w:rsidR="00D726CC" w:rsidRPr="00E968B5">
        <w:rPr>
          <w:rFonts w:ascii="Times New Roman" w:hAnsi="Times New Roman" w:cs="Times New Roman"/>
        </w:rPr>
        <w:t>nce</w:t>
      </w:r>
      <w:r w:rsidR="00A53286" w:rsidRPr="00E968B5">
        <w:rPr>
          <w:rFonts w:ascii="Times New Roman" w:hAnsi="Times New Roman" w:cs="Times New Roman"/>
        </w:rPr>
        <w:t xml:space="preserve"> </w:t>
      </w:r>
      <w:r w:rsidR="00D726CC" w:rsidRPr="00E968B5">
        <w:rPr>
          <w:rFonts w:ascii="Times New Roman" w:hAnsi="Times New Roman" w:cs="Times New Roman"/>
        </w:rPr>
        <w:t>established in</w:t>
      </w:r>
      <w:r w:rsidR="00A53286" w:rsidRPr="00E968B5">
        <w:rPr>
          <w:rFonts w:ascii="Times New Roman" w:hAnsi="Times New Roman" w:cs="Times New Roman"/>
        </w:rPr>
        <w:t xml:space="preserve"> the </w:t>
      </w:r>
      <w:r w:rsidR="003B5500" w:rsidRPr="00E968B5">
        <w:rPr>
          <w:rFonts w:ascii="Times New Roman" w:hAnsi="Times New Roman" w:cs="Times New Roman"/>
        </w:rPr>
        <w:t>earlier</w:t>
      </w:r>
      <w:r w:rsidR="00A53286" w:rsidRPr="00E968B5">
        <w:rPr>
          <w:rFonts w:ascii="Times New Roman" w:hAnsi="Times New Roman" w:cs="Times New Roman"/>
        </w:rPr>
        <w:t xml:space="preserve"> Sloven</w:t>
      </w:r>
      <w:r w:rsidR="00D726CC" w:rsidRPr="00E968B5">
        <w:rPr>
          <w:rFonts w:ascii="Times New Roman" w:hAnsi="Times New Roman" w:cs="Times New Roman"/>
        </w:rPr>
        <w:t>ian</w:t>
      </w:r>
      <w:r w:rsidR="00A53286" w:rsidRPr="00E968B5">
        <w:rPr>
          <w:rFonts w:ascii="Times New Roman" w:hAnsi="Times New Roman" w:cs="Times New Roman"/>
        </w:rPr>
        <w:t xml:space="preserve"> literary tradition.</w:t>
      </w:r>
    </w:p>
    <w:p w14:paraId="2DD82625" w14:textId="77777777" w:rsidR="00C47A78" w:rsidRPr="00E968B5" w:rsidRDefault="00C47A78" w:rsidP="003A07C4">
      <w:pPr>
        <w:spacing w:line="360" w:lineRule="auto"/>
        <w:jc w:val="both"/>
        <w:rPr>
          <w:rFonts w:ascii="Times New Roman" w:hAnsi="Times New Roman" w:cs="Times New Roman"/>
        </w:rPr>
      </w:pPr>
    </w:p>
    <w:p w14:paraId="583C30CF" w14:textId="0948F926" w:rsidR="00C47A78" w:rsidRDefault="00C47A78" w:rsidP="00C47A78">
      <w:pPr>
        <w:spacing w:line="360" w:lineRule="auto"/>
        <w:jc w:val="center"/>
        <w:rPr>
          <w:rFonts w:ascii="Times New Roman" w:hAnsi="Times New Roman" w:cs="Times New Roman"/>
          <w:b/>
        </w:rPr>
      </w:pPr>
      <w:r w:rsidRPr="00E968B5">
        <w:rPr>
          <w:rFonts w:ascii="Times New Roman" w:hAnsi="Times New Roman" w:cs="Times New Roman"/>
          <w:b/>
        </w:rPr>
        <w:t>TEI CAT</w:t>
      </w:r>
    </w:p>
    <w:p w14:paraId="18294719" w14:textId="77777777" w:rsidR="00C06023" w:rsidRPr="00E968B5" w:rsidRDefault="00C06023" w:rsidP="00C47A78">
      <w:pPr>
        <w:spacing w:line="360" w:lineRule="auto"/>
        <w:jc w:val="center"/>
        <w:rPr>
          <w:rFonts w:ascii="Times New Roman" w:hAnsi="Times New Roman" w:cs="Times New Roman"/>
          <w:b/>
        </w:rPr>
      </w:pPr>
    </w:p>
    <w:p w14:paraId="02995204" w14:textId="46A1E047" w:rsidR="00753BCC" w:rsidRPr="00E968B5" w:rsidRDefault="00AC0502" w:rsidP="00C47A78">
      <w:pPr>
        <w:spacing w:line="360" w:lineRule="auto"/>
        <w:jc w:val="both"/>
        <w:rPr>
          <w:rFonts w:ascii="Times New Roman" w:hAnsi="Times New Roman" w:cs="Times New Roman"/>
        </w:rPr>
      </w:pPr>
      <w:r>
        <w:rPr>
          <w:rFonts w:ascii="Times New Roman" w:hAnsi="Times New Roman" w:cs="Times New Roman"/>
        </w:rPr>
        <w:tab/>
      </w:r>
      <w:r w:rsidR="00753BCC" w:rsidRPr="00E968B5">
        <w:rPr>
          <w:rFonts w:ascii="Times New Roman" w:hAnsi="Times New Roman" w:cs="Times New Roman"/>
        </w:rPr>
        <w:t xml:space="preserve">The TEI </w:t>
      </w:r>
      <w:r w:rsidR="00753BCC" w:rsidRPr="00E968B5">
        <w:rPr>
          <w:rFonts w:ascii="Times New Roman" w:hAnsi="Times New Roman" w:cs="Times New Roman"/>
          <w:i/>
        </w:rPr>
        <w:t>Critical Apparatus Toolbox</w:t>
      </w:r>
      <w:r w:rsidR="00753BCC" w:rsidRPr="00E968B5">
        <w:rPr>
          <w:rFonts w:ascii="Times New Roman" w:hAnsi="Times New Roman" w:cs="Times New Roman"/>
        </w:rPr>
        <w:t xml:space="preserve"> (TEI CAT) is a web service</w:t>
      </w:r>
      <w:r w:rsidR="00DD66A0" w:rsidRPr="00E968B5">
        <w:rPr>
          <w:rStyle w:val="FootnoteReference"/>
          <w:rFonts w:ascii="Times New Roman" w:hAnsi="Times New Roman" w:cs="Times New Roman"/>
        </w:rPr>
        <w:footnoteReference w:id="13"/>
      </w:r>
      <w:r w:rsidR="00753BCC" w:rsidRPr="00E968B5">
        <w:rPr>
          <w:rFonts w:ascii="Times New Roman" w:hAnsi="Times New Roman" w:cs="Times New Roman"/>
        </w:rPr>
        <w:t xml:space="preserve"> developed by a group led by Marjorie </w:t>
      </w:r>
      <w:proofErr w:type="spellStart"/>
      <w:r w:rsidR="00753BCC" w:rsidRPr="00E968B5">
        <w:rPr>
          <w:rFonts w:ascii="Times New Roman" w:hAnsi="Times New Roman" w:cs="Times New Roman"/>
        </w:rPr>
        <w:t>Burghart</w:t>
      </w:r>
      <w:proofErr w:type="spellEnd"/>
      <w:r w:rsidR="00753BCC" w:rsidRPr="00E968B5">
        <w:rPr>
          <w:rFonts w:ascii="Times New Roman" w:hAnsi="Times New Roman" w:cs="Times New Roman"/>
        </w:rPr>
        <w:t xml:space="preserve">. It is explicitly intended for </w:t>
      </w:r>
      <w:r w:rsidR="001474A4" w:rsidRPr="00E968B5">
        <w:rPr>
          <w:rFonts w:ascii="Times New Roman" w:hAnsi="Times New Roman" w:cs="Times New Roman"/>
        </w:rPr>
        <w:t xml:space="preserve">critical </w:t>
      </w:r>
      <w:r w:rsidR="00753BCC" w:rsidRPr="00E968B5">
        <w:rPr>
          <w:rFonts w:ascii="Times New Roman" w:hAnsi="Times New Roman" w:cs="Times New Roman"/>
        </w:rPr>
        <w:t xml:space="preserve">editors preparing </w:t>
      </w:r>
      <w:r w:rsidR="00DD66A0" w:rsidRPr="00E968B5">
        <w:rPr>
          <w:rFonts w:ascii="Times New Roman" w:hAnsi="Times New Roman" w:cs="Times New Roman"/>
        </w:rPr>
        <w:t xml:space="preserve">digital </w:t>
      </w:r>
      <w:r w:rsidR="001474A4" w:rsidRPr="00E968B5">
        <w:rPr>
          <w:rFonts w:ascii="Times New Roman" w:hAnsi="Times New Roman" w:cs="Times New Roman"/>
        </w:rPr>
        <w:t xml:space="preserve">scholarly </w:t>
      </w:r>
      <w:r w:rsidR="00DD66A0" w:rsidRPr="00E968B5">
        <w:rPr>
          <w:rFonts w:ascii="Times New Roman" w:hAnsi="Times New Roman" w:cs="Times New Roman"/>
        </w:rPr>
        <w:t xml:space="preserve">editions </w:t>
      </w:r>
      <w:r w:rsidR="003B5500" w:rsidRPr="00E968B5">
        <w:rPr>
          <w:rFonts w:ascii="Times New Roman" w:hAnsi="Times New Roman" w:cs="Times New Roman"/>
        </w:rPr>
        <w:t xml:space="preserve">with the parallel segmentation method </w:t>
      </w:r>
      <w:r w:rsidR="00753BCC" w:rsidRPr="00E968B5">
        <w:rPr>
          <w:rFonts w:ascii="Times New Roman" w:hAnsi="Times New Roman" w:cs="Times New Roman"/>
        </w:rPr>
        <w:t xml:space="preserve">under the </w:t>
      </w:r>
      <w:r w:rsidR="00753BCC" w:rsidRPr="00E968B5">
        <w:rPr>
          <w:rFonts w:ascii="Times New Roman" w:hAnsi="Times New Roman" w:cs="Times New Roman"/>
          <w:i/>
        </w:rPr>
        <w:t>TEI</w:t>
      </w:r>
      <w:r w:rsidR="00753BCC" w:rsidRPr="00E968B5">
        <w:rPr>
          <w:rFonts w:ascii="Times New Roman" w:hAnsi="Times New Roman" w:cs="Times New Roman"/>
        </w:rPr>
        <w:t xml:space="preserve"> </w:t>
      </w:r>
      <w:r w:rsidR="00753BCC" w:rsidRPr="00E968B5">
        <w:rPr>
          <w:rFonts w:ascii="Times New Roman" w:hAnsi="Times New Roman" w:cs="Times New Roman"/>
          <w:i/>
        </w:rPr>
        <w:t>Guidelines</w:t>
      </w:r>
      <w:r w:rsidR="00753BCC" w:rsidRPr="00E968B5">
        <w:rPr>
          <w:rFonts w:ascii="Times New Roman" w:hAnsi="Times New Roman" w:cs="Times New Roman"/>
        </w:rPr>
        <w:t xml:space="preserve">. It therefore serves as a work aid </w:t>
      </w:r>
      <w:r w:rsidR="00694697">
        <w:rPr>
          <w:rFonts w:ascii="Times New Roman" w:hAnsi="Times New Roman" w:cs="Times New Roman"/>
        </w:rPr>
        <w:t>enabling</w:t>
      </w:r>
      <w:r w:rsidR="00753BCC" w:rsidRPr="00E968B5">
        <w:rPr>
          <w:rFonts w:ascii="Times New Roman" w:hAnsi="Times New Roman" w:cs="Times New Roman"/>
        </w:rPr>
        <w:t xml:space="preserve"> </w:t>
      </w:r>
      <w:r w:rsidR="00DD66A0" w:rsidRPr="00E968B5">
        <w:rPr>
          <w:rFonts w:ascii="Times New Roman" w:hAnsi="Times New Roman" w:cs="Times New Roman"/>
        </w:rPr>
        <w:t>editors</w:t>
      </w:r>
      <w:r w:rsidR="00753BCC" w:rsidRPr="00E968B5">
        <w:rPr>
          <w:rFonts w:ascii="Times New Roman" w:hAnsi="Times New Roman" w:cs="Times New Roman"/>
        </w:rPr>
        <w:t xml:space="preserve"> </w:t>
      </w:r>
      <w:r w:rsidR="00694697">
        <w:rPr>
          <w:rFonts w:ascii="Times New Roman" w:hAnsi="Times New Roman" w:cs="Times New Roman"/>
        </w:rPr>
        <w:t xml:space="preserve">to </w:t>
      </w:r>
      <w:r w:rsidR="00753BCC" w:rsidRPr="00E968B5">
        <w:rPr>
          <w:rFonts w:ascii="Times New Roman" w:hAnsi="Times New Roman" w:cs="Times New Roman"/>
        </w:rPr>
        <w:t>check and visuali</w:t>
      </w:r>
      <w:r w:rsidR="00694697">
        <w:rPr>
          <w:rFonts w:ascii="Times New Roman" w:hAnsi="Times New Roman" w:cs="Times New Roman"/>
        </w:rPr>
        <w:t>s</w:t>
      </w:r>
      <w:r w:rsidR="00753BCC" w:rsidRPr="00E968B5">
        <w:rPr>
          <w:rFonts w:ascii="Times New Roman" w:hAnsi="Times New Roman" w:cs="Times New Roman"/>
        </w:rPr>
        <w:t xml:space="preserve">e </w:t>
      </w:r>
      <w:r w:rsidR="00DD66A0" w:rsidRPr="00E968B5">
        <w:rPr>
          <w:rFonts w:ascii="Times New Roman" w:hAnsi="Times New Roman" w:cs="Times New Roman"/>
        </w:rPr>
        <w:t>meaning c</w:t>
      </w:r>
      <w:r w:rsidR="00753BCC" w:rsidRPr="00E968B5">
        <w:rPr>
          <w:rFonts w:ascii="Times New Roman" w:hAnsi="Times New Roman" w:cs="Times New Roman"/>
        </w:rPr>
        <w:t xml:space="preserve">omponents </w:t>
      </w:r>
      <w:r w:rsidR="00DD66A0" w:rsidRPr="00E968B5">
        <w:rPr>
          <w:rFonts w:ascii="Times New Roman" w:hAnsi="Times New Roman" w:cs="Times New Roman"/>
        </w:rPr>
        <w:t xml:space="preserve">in the course of </w:t>
      </w:r>
      <w:r w:rsidR="001474A4" w:rsidRPr="00E968B5">
        <w:rPr>
          <w:rFonts w:ascii="Times New Roman" w:hAnsi="Times New Roman" w:cs="Times New Roman"/>
        </w:rPr>
        <w:t xml:space="preserve">the </w:t>
      </w:r>
      <w:r w:rsidR="00DD66A0" w:rsidRPr="00E968B5">
        <w:rPr>
          <w:rFonts w:ascii="Times New Roman" w:hAnsi="Times New Roman" w:cs="Times New Roman"/>
        </w:rPr>
        <w:t>preparation of their scholarly editions</w:t>
      </w:r>
      <w:r w:rsidR="00753BCC" w:rsidRPr="00E968B5">
        <w:rPr>
          <w:rFonts w:ascii="Times New Roman" w:hAnsi="Times New Roman" w:cs="Times New Roman"/>
        </w:rPr>
        <w:t xml:space="preserve">. </w:t>
      </w:r>
      <w:r w:rsidR="00A81C50">
        <w:rPr>
          <w:rFonts w:ascii="Times New Roman" w:hAnsi="Times New Roman" w:cs="Times New Roman"/>
        </w:rPr>
        <w:t>M</w:t>
      </w:r>
      <w:r w:rsidR="00753BCC" w:rsidRPr="00E968B5">
        <w:rPr>
          <w:rFonts w:ascii="Times New Roman" w:hAnsi="Times New Roman" w:cs="Times New Roman"/>
        </w:rPr>
        <w:t>any functionalit</w:t>
      </w:r>
      <w:r w:rsidR="00DD66A0" w:rsidRPr="00E968B5">
        <w:rPr>
          <w:rFonts w:ascii="Times New Roman" w:hAnsi="Times New Roman" w:cs="Times New Roman"/>
        </w:rPr>
        <w:t>ies</w:t>
      </w:r>
      <w:r w:rsidR="00A81C50">
        <w:rPr>
          <w:rFonts w:ascii="Times New Roman" w:hAnsi="Times New Roman" w:cs="Times New Roman"/>
        </w:rPr>
        <w:t xml:space="preserve"> are provided for this purpose</w:t>
      </w:r>
      <w:r w:rsidR="00DD66A0" w:rsidRPr="00E968B5">
        <w:rPr>
          <w:rFonts w:ascii="Times New Roman" w:hAnsi="Times New Roman" w:cs="Times New Roman"/>
        </w:rPr>
        <w:t xml:space="preserve">, </w:t>
      </w:r>
      <w:r w:rsidR="00A81C50">
        <w:rPr>
          <w:rFonts w:ascii="Times New Roman" w:hAnsi="Times New Roman" w:cs="Times New Roman"/>
        </w:rPr>
        <w:t>including those</w:t>
      </w:r>
      <w:r w:rsidR="00DD66A0" w:rsidRPr="00E968B5">
        <w:rPr>
          <w:rFonts w:ascii="Times New Roman" w:hAnsi="Times New Roman" w:cs="Times New Roman"/>
        </w:rPr>
        <w:t xml:space="preserve"> </w:t>
      </w:r>
      <w:r w:rsidR="00753BCC" w:rsidRPr="00E968B5">
        <w:rPr>
          <w:rFonts w:ascii="Times New Roman" w:hAnsi="Times New Roman" w:cs="Times New Roman"/>
        </w:rPr>
        <w:t xml:space="preserve">for checking errors and inconsistencies </w:t>
      </w:r>
      <w:r w:rsidR="00A81C50">
        <w:rPr>
          <w:rFonts w:ascii="Times New Roman" w:hAnsi="Times New Roman" w:cs="Times New Roman"/>
        </w:rPr>
        <w:t xml:space="preserve">that </w:t>
      </w:r>
      <w:r w:rsidR="001474A4" w:rsidRPr="00E968B5">
        <w:rPr>
          <w:rFonts w:ascii="Times New Roman" w:hAnsi="Times New Roman" w:cs="Times New Roman"/>
        </w:rPr>
        <w:t>emerg</w:t>
      </w:r>
      <w:r w:rsidR="00A81C50">
        <w:rPr>
          <w:rFonts w:ascii="Times New Roman" w:hAnsi="Times New Roman" w:cs="Times New Roman"/>
        </w:rPr>
        <w:t>e</w:t>
      </w:r>
      <w:r w:rsidR="001474A4" w:rsidRPr="00E968B5">
        <w:rPr>
          <w:rFonts w:ascii="Times New Roman" w:hAnsi="Times New Roman" w:cs="Times New Roman"/>
        </w:rPr>
        <w:t xml:space="preserve"> in </w:t>
      </w:r>
      <w:r w:rsidR="00DD66A0" w:rsidRPr="00E968B5">
        <w:rPr>
          <w:rFonts w:ascii="Times New Roman" w:hAnsi="Times New Roman" w:cs="Times New Roman"/>
        </w:rPr>
        <w:t>the encoding process</w:t>
      </w:r>
      <w:r w:rsidR="003A0AC1">
        <w:rPr>
          <w:rFonts w:ascii="Times New Roman" w:hAnsi="Times New Roman" w:cs="Times New Roman"/>
        </w:rPr>
        <w:t xml:space="preserve"> (</w:t>
      </w:r>
      <w:proofErr w:type="spellStart"/>
      <w:r w:rsidR="003A0AC1">
        <w:rPr>
          <w:rFonts w:ascii="Times New Roman" w:hAnsi="Times New Roman" w:cs="Times New Roman"/>
        </w:rPr>
        <w:t>Burghart</w:t>
      </w:r>
      <w:proofErr w:type="spellEnd"/>
      <w:r w:rsidR="00753BCC" w:rsidRPr="00E968B5">
        <w:rPr>
          <w:rFonts w:ascii="Times New Roman" w:hAnsi="Times New Roman" w:cs="Times New Roman"/>
        </w:rPr>
        <w:t xml:space="preserve"> 2016). We will focus on </w:t>
      </w:r>
      <w:r w:rsidR="00F11054">
        <w:rPr>
          <w:rFonts w:ascii="Times New Roman" w:hAnsi="Times New Roman" w:cs="Times New Roman"/>
        </w:rPr>
        <w:t xml:space="preserve">the </w:t>
      </w:r>
      <w:r w:rsidR="00F11054" w:rsidRPr="00E968B5">
        <w:rPr>
          <w:rFonts w:ascii="Times New Roman" w:hAnsi="Times New Roman" w:cs="Times New Roman"/>
        </w:rPr>
        <w:t xml:space="preserve">functionalities </w:t>
      </w:r>
      <w:r w:rsidR="00753BCC" w:rsidRPr="00E968B5">
        <w:rPr>
          <w:rFonts w:ascii="Times New Roman" w:hAnsi="Times New Roman" w:cs="Times New Roman"/>
        </w:rPr>
        <w:t xml:space="preserve">that are </w:t>
      </w:r>
      <w:r w:rsidR="001474A4" w:rsidRPr="00E968B5">
        <w:rPr>
          <w:rFonts w:ascii="Times New Roman" w:hAnsi="Times New Roman" w:cs="Times New Roman"/>
        </w:rPr>
        <w:t xml:space="preserve">the </w:t>
      </w:r>
      <w:r w:rsidR="00753BCC" w:rsidRPr="00E968B5">
        <w:rPr>
          <w:rFonts w:ascii="Times New Roman" w:hAnsi="Times New Roman" w:cs="Times New Roman"/>
        </w:rPr>
        <w:t>most relevant to our text</w:t>
      </w:r>
      <w:r w:rsidR="001474A4" w:rsidRPr="00E968B5">
        <w:rPr>
          <w:rFonts w:ascii="Times New Roman" w:hAnsi="Times New Roman" w:cs="Times New Roman"/>
        </w:rPr>
        <w:t>ual analyses</w:t>
      </w:r>
      <w:r w:rsidR="00753BCC" w:rsidRPr="00E968B5">
        <w:rPr>
          <w:rFonts w:ascii="Times New Roman" w:hAnsi="Times New Roman" w:cs="Times New Roman"/>
        </w:rPr>
        <w:t>.</w:t>
      </w:r>
    </w:p>
    <w:p w14:paraId="4EEC2551" w14:textId="4B25D923" w:rsidR="00AB60FC" w:rsidRPr="00E968B5" w:rsidRDefault="00AC0502" w:rsidP="00AB60FC">
      <w:pPr>
        <w:spacing w:line="360" w:lineRule="auto"/>
        <w:jc w:val="both"/>
        <w:rPr>
          <w:rFonts w:ascii="Times New Roman" w:hAnsi="Times New Roman" w:cs="Times New Roman"/>
        </w:rPr>
      </w:pPr>
      <w:r>
        <w:rPr>
          <w:rFonts w:ascii="Times New Roman" w:hAnsi="Times New Roman" w:cs="Times New Roman"/>
        </w:rPr>
        <w:tab/>
      </w:r>
      <w:r w:rsidR="005E0A58">
        <w:rPr>
          <w:rFonts w:ascii="Times New Roman" w:hAnsi="Times New Roman" w:cs="Times New Roman"/>
        </w:rPr>
        <w:t>T</w:t>
      </w:r>
      <w:r w:rsidR="003B5500" w:rsidRPr="00E968B5">
        <w:rPr>
          <w:rFonts w:ascii="Times New Roman" w:hAnsi="Times New Roman" w:cs="Times New Roman"/>
        </w:rPr>
        <w:t xml:space="preserve">he </w:t>
      </w:r>
      <w:r w:rsidR="00AB60FC" w:rsidRPr="00E968B5">
        <w:rPr>
          <w:rFonts w:ascii="Times New Roman" w:hAnsi="Times New Roman" w:cs="Times New Roman"/>
        </w:rPr>
        <w:t xml:space="preserve">user </w:t>
      </w:r>
      <w:r w:rsidR="005E0A58">
        <w:rPr>
          <w:rFonts w:ascii="Times New Roman" w:hAnsi="Times New Roman" w:cs="Times New Roman"/>
        </w:rPr>
        <w:t xml:space="preserve">sends an </w:t>
      </w:r>
      <w:r w:rsidR="005E0A58" w:rsidRPr="00E968B5">
        <w:rPr>
          <w:rFonts w:ascii="Times New Roman" w:hAnsi="Times New Roman" w:cs="Times New Roman"/>
        </w:rPr>
        <w:t xml:space="preserve">XML file </w:t>
      </w:r>
      <w:r w:rsidR="005E0A58">
        <w:rPr>
          <w:rFonts w:ascii="Times New Roman" w:hAnsi="Times New Roman" w:cs="Times New Roman"/>
        </w:rPr>
        <w:t xml:space="preserve">to </w:t>
      </w:r>
      <w:r w:rsidR="005E0A58" w:rsidRPr="00E968B5">
        <w:rPr>
          <w:rFonts w:ascii="Times New Roman" w:hAnsi="Times New Roman" w:cs="Times New Roman"/>
        </w:rPr>
        <w:t xml:space="preserve">the online service </w:t>
      </w:r>
      <w:r w:rsidR="005E0A58">
        <w:rPr>
          <w:rFonts w:ascii="Times New Roman" w:hAnsi="Times New Roman" w:cs="Times New Roman"/>
        </w:rPr>
        <w:t>to</w:t>
      </w:r>
      <w:r w:rsidR="003B5500" w:rsidRPr="00E968B5">
        <w:rPr>
          <w:rFonts w:ascii="Times New Roman" w:hAnsi="Times New Roman" w:cs="Times New Roman"/>
        </w:rPr>
        <w:t xml:space="preserve"> verif</w:t>
      </w:r>
      <w:r w:rsidR="005E0A58">
        <w:rPr>
          <w:rFonts w:ascii="Times New Roman" w:hAnsi="Times New Roman" w:cs="Times New Roman"/>
        </w:rPr>
        <w:t xml:space="preserve">y the correctness of the </w:t>
      </w:r>
      <w:r w:rsidR="003B5500" w:rsidRPr="00E968B5">
        <w:rPr>
          <w:rFonts w:ascii="Times New Roman" w:hAnsi="Times New Roman" w:cs="Times New Roman"/>
        </w:rPr>
        <w:t>tagging</w:t>
      </w:r>
      <w:r w:rsidR="0000675E">
        <w:rPr>
          <w:rFonts w:ascii="Times New Roman" w:hAnsi="Times New Roman" w:cs="Times New Roman"/>
        </w:rPr>
        <w:t>.</w:t>
      </w:r>
      <w:r w:rsidR="003B5500" w:rsidRPr="00E968B5">
        <w:rPr>
          <w:rFonts w:ascii="Times New Roman" w:hAnsi="Times New Roman" w:cs="Times New Roman"/>
        </w:rPr>
        <w:t xml:space="preserve"> </w:t>
      </w:r>
      <w:r w:rsidR="0000675E">
        <w:rPr>
          <w:rFonts w:ascii="Times New Roman" w:hAnsi="Times New Roman" w:cs="Times New Roman"/>
        </w:rPr>
        <w:t>If</w:t>
      </w:r>
      <w:r w:rsidR="003B5500" w:rsidRPr="00E968B5">
        <w:rPr>
          <w:rFonts w:ascii="Times New Roman" w:hAnsi="Times New Roman" w:cs="Times New Roman"/>
        </w:rPr>
        <w:t xml:space="preserve"> </w:t>
      </w:r>
      <w:r w:rsidR="00AB60FC" w:rsidRPr="00E968B5">
        <w:rPr>
          <w:rFonts w:ascii="Times New Roman" w:hAnsi="Times New Roman" w:cs="Times New Roman"/>
        </w:rPr>
        <w:t xml:space="preserve">the results </w:t>
      </w:r>
      <w:r w:rsidR="003B5500" w:rsidRPr="00E968B5">
        <w:rPr>
          <w:rFonts w:ascii="Times New Roman" w:hAnsi="Times New Roman" w:cs="Times New Roman"/>
        </w:rPr>
        <w:t>are</w:t>
      </w:r>
      <w:r w:rsidR="00AB60FC" w:rsidRPr="00E968B5">
        <w:rPr>
          <w:rFonts w:ascii="Times New Roman" w:hAnsi="Times New Roman" w:cs="Times New Roman"/>
        </w:rPr>
        <w:t xml:space="preserve"> positive</w:t>
      </w:r>
      <w:r w:rsidR="003B5500" w:rsidRPr="00E968B5">
        <w:rPr>
          <w:rFonts w:ascii="Times New Roman" w:hAnsi="Times New Roman" w:cs="Times New Roman"/>
        </w:rPr>
        <w:t>,</w:t>
      </w:r>
      <w:r w:rsidR="00AB60FC" w:rsidRPr="00E968B5">
        <w:rPr>
          <w:rFonts w:ascii="Times New Roman" w:hAnsi="Times New Roman" w:cs="Times New Roman"/>
        </w:rPr>
        <w:t xml:space="preserve"> the main text or </w:t>
      </w:r>
      <w:r w:rsidR="00962CC2" w:rsidRPr="00E968B5">
        <w:rPr>
          <w:rFonts w:ascii="Times New Roman" w:hAnsi="Times New Roman" w:cs="Times New Roman"/>
        </w:rPr>
        <w:t>the so-called</w:t>
      </w:r>
      <w:r w:rsidR="00AB60FC" w:rsidRPr="00E968B5">
        <w:rPr>
          <w:rFonts w:ascii="Times New Roman" w:hAnsi="Times New Roman" w:cs="Times New Roman"/>
        </w:rPr>
        <w:t xml:space="preserve"> critical text of the </w:t>
      </w:r>
      <w:r w:rsidR="00962CC2" w:rsidRPr="00E968B5">
        <w:rPr>
          <w:rFonts w:ascii="Times New Roman" w:hAnsi="Times New Roman" w:cs="Times New Roman"/>
        </w:rPr>
        <w:t>edition</w:t>
      </w:r>
      <w:r w:rsidR="00D92F78" w:rsidRPr="00E968B5">
        <w:rPr>
          <w:rFonts w:ascii="Times New Roman" w:hAnsi="Times New Roman" w:cs="Times New Roman"/>
        </w:rPr>
        <w:t xml:space="preserve"> will be displayed for viewing</w:t>
      </w:r>
      <w:r w:rsidR="00AB60FC" w:rsidRPr="00E968B5">
        <w:rPr>
          <w:rFonts w:ascii="Times New Roman" w:hAnsi="Times New Roman" w:cs="Times New Roman"/>
        </w:rPr>
        <w:t xml:space="preserve">. </w:t>
      </w:r>
      <w:r w:rsidR="00D43F16">
        <w:rPr>
          <w:rFonts w:ascii="Times New Roman" w:hAnsi="Times New Roman" w:cs="Times New Roman"/>
        </w:rPr>
        <w:t>Beside e</w:t>
      </w:r>
      <w:r w:rsidR="00AB60FC" w:rsidRPr="00E968B5">
        <w:rPr>
          <w:rFonts w:ascii="Times New Roman" w:hAnsi="Times New Roman" w:cs="Times New Roman"/>
        </w:rPr>
        <w:t xml:space="preserve">ach </w:t>
      </w:r>
      <w:r w:rsidR="00962CC2" w:rsidRPr="00E968B5">
        <w:rPr>
          <w:rFonts w:ascii="Times New Roman" w:hAnsi="Times New Roman" w:cs="Times New Roman"/>
        </w:rPr>
        <w:t>unit of the critical apparatus</w:t>
      </w:r>
      <w:r w:rsidR="00D43F16">
        <w:rPr>
          <w:rFonts w:ascii="Times New Roman" w:hAnsi="Times New Roman" w:cs="Times New Roman"/>
        </w:rPr>
        <w:t>,</w:t>
      </w:r>
      <w:r w:rsidR="00962CC2" w:rsidRPr="00E968B5">
        <w:rPr>
          <w:rFonts w:ascii="Times New Roman" w:hAnsi="Times New Roman" w:cs="Times New Roman"/>
        </w:rPr>
        <w:t xml:space="preserve"> </w:t>
      </w:r>
      <w:r w:rsidR="00D43F16" w:rsidRPr="00E968B5">
        <w:rPr>
          <w:rFonts w:ascii="Times New Roman" w:hAnsi="Times New Roman" w:cs="Times New Roman"/>
        </w:rPr>
        <w:t xml:space="preserve">an arrow </w:t>
      </w:r>
      <w:r w:rsidR="00637581" w:rsidRPr="00E968B5">
        <w:rPr>
          <w:rFonts w:ascii="Times New Roman" w:hAnsi="Times New Roman" w:cs="Times New Roman"/>
        </w:rPr>
        <w:t>appears on screen</w:t>
      </w:r>
      <w:r w:rsidR="00A51F51">
        <w:rPr>
          <w:rFonts w:ascii="Times New Roman" w:hAnsi="Times New Roman" w:cs="Times New Roman"/>
        </w:rPr>
        <w:t>,</w:t>
      </w:r>
      <w:r w:rsidR="00F80227" w:rsidRPr="00E968B5">
        <w:rPr>
          <w:rFonts w:ascii="Times New Roman" w:hAnsi="Times New Roman" w:cs="Times New Roman"/>
        </w:rPr>
        <w:t xml:space="preserve"> </w:t>
      </w:r>
      <w:r w:rsidR="00A51F51">
        <w:rPr>
          <w:rFonts w:ascii="Times New Roman" w:hAnsi="Times New Roman" w:cs="Times New Roman"/>
        </w:rPr>
        <w:t>which can be c</w:t>
      </w:r>
      <w:r w:rsidR="00962CC2" w:rsidRPr="00E968B5">
        <w:rPr>
          <w:rFonts w:ascii="Times New Roman" w:hAnsi="Times New Roman" w:cs="Times New Roman"/>
        </w:rPr>
        <w:t>lick</w:t>
      </w:r>
      <w:r w:rsidR="00A51F51">
        <w:rPr>
          <w:rFonts w:ascii="Times New Roman" w:hAnsi="Times New Roman" w:cs="Times New Roman"/>
        </w:rPr>
        <w:t>ed</w:t>
      </w:r>
      <w:r w:rsidR="00962CC2" w:rsidRPr="00E968B5">
        <w:rPr>
          <w:rFonts w:ascii="Times New Roman" w:hAnsi="Times New Roman" w:cs="Times New Roman"/>
        </w:rPr>
        <w:t xml:space="preserve"> </w:t>
      </w:r>
      <w:r w:rsidR="00A51F51">
        <w:rPr>
          <w:rFonts w:ascii="Times New Roman" w:hAnsi="Times New Roman" w:cs="Times New Roman"/>
        </w:rPr>
        <w:t>to</w:t>
      </w:r>
      <w:r w:rsidR="00962CC2" w:rsidRPr="00E968B5">
        <w:rPr>
          <w:rFonts w:ascii="Times New Roman" w:hAnsi="Times New Roman" w:cs="Times New Roman"/>
        </w:rPr>
        <w:t xml:space="preserve"> open </w:t>
      </w:r>
      <w:r w:rsidR="00637581" w:rsidRPr="00E968B5">
        <w:rPr>
          <w:rFonts w:ascii="Times New Roman" w:hAnsi="Times New Roman" w:cs="Times New Roman"/>
        </w:rPr>
        <w:t>a</w:t>
      </w:r>
      <w:r w:rsidR="00AB60FC" w:rsidRPr="00E968B5">
        <w:rPr>
          <w:rFonts w:ascii="Times New Roman" w:hAnsi="Times New Roman" w:cs="Times New Roman"/>
        </w:rPr>
        <w:t xml:space="preserve"> window with the content of th</w:t>
      </w:r>
      <w:r w:rsidR="00F80227" w:rsidRPr="00E968B5">
        <w:rPr>
          <w:rFonts w:ascii="Times New Roman" w:hAnsi="Times New Roman" w:cs="Times New Roman"/>
        </w:rPr>
        <w:t>e</w:t>
      </w:r>
      <w:r w:rsidR="00AB60FC" w:rsidRPr="00E968B5">
        <w:rPr>
          <w:rFonts w:ascii="Times New Roman" w:hAnsi="Times New Roman" w:cs="Times New Roman"/>
        </w:rPr>
        <w:t xml:space="preserve"> </w:t>
      </w:r>
      <w:r w:rsidR="00962CC2" w:rsidRPr="00E968B5">
        <w:rPr>
          <w:rFonts w:ascii="Times New Roman" w:hAnsi="Times New Roman" w:cs="Times New Roman"/>
        </w:rPr>
        <w:t xml:space="preserve">unit </w:t>
      </w:r>
      <w:r w:rsidR="00AB60FC" w:rsidRPr="00E968B5">
        <w:rPr>
          <w:rFonts w:ascii="Times New Roman" w:hAnsi="Times New Roman" w:cs="Times New Roman"/>
        </w:rPr>
        <w:t xml:space="preserve">in a classic form based on the use of the right square bracket: </w:t>
      </w:r>
      <w:r w:rsidR="00B47836">
        <w:rPr>
          <w:rFonts w:ascii="Times New Roman" w:hAnsi="Times New Roman" w:cs="Times New Roman"/>
        </w:rPr>
        <w:t>everything</w:t>
      </w:r>
      <w:r w:rsidR="00B47836" w:rsidRPr="00E968B5">
        <w:rPr>
          <w:rFonts w:ascii="Times New Roman" w:hAnsi="Times New Roman" w:cs="Times New Roman"/>
        </w:rPr>
        <w:t xml:space="preserve"> </w:t>
      </w:r>
      <w:r w:rsidR="00962CC2" w:rsidRPr="00E968B5">
        <w:rPr>
          <w:rFonts w:ascii="Times New Roman" w:hAnsi="Times New Roman" w:cs="Times New Roman"/>
        </w:rPr>
        <w:t xml:space="preserve">to </w:t>
      </w:r>
      <w:r w:rsidR="00AB60FC" w:rsidRPr="00E968B5">
        <w:rPr>
          <w:rFonts w:ascii="Times New Roman" w:hAnsi="Times New Roman" w:cs="Times New Roman"/>
        </w:rPr>
        <w:t xml:space="preserve">the left of the square bracket </w:t>
      </w:r>
      <w:r w:rsidR="00962CC2" w:rsidRPr="00E968B5">
        <w:rPr>
          <w:rFonts w:ascii="Times New Roman" w:hAnsi="Times New Roman" w:cs="Times New Roman"/>
        </w:rPr>
        <w:t xml:space="preserve">represents </w:t>
      </w:r>
      <w:r w:rsidR="00AB60FC" w:rsidRPr="00E968B5">
        <w:rPr>
          <w:rFonts w:ascii="Times New Roman" w:hAnsi="Times New Roman" w:cs="Times New Roman"/>
        </w:rPr>
        <w:t xml:space="preserve">the lemma, </w:t>
      </w:r>
      <w:r w:rsidR="00962CC2" w:rsidRPr="00E968B5">
        <w:rPr>
          <w:rFonts w:ascii="Times New Roman" w:hAnsi="Times New Roman" w:cs="Times New Roman"/>
        </w:rPr>
        <w:t xml:space="preserve">while to </w:t>
      </w:r>
      <w:r w:rsidR="00AB60FC" w:rsidRPr="00E968B5">
        <w:rPr>
          <w:rFonts w:ascii="Times New Roman" w:hAnsi="Times New Roman" w:cs="Times New Roman"/>
        </w:rPr>
        <w:t xml:space="preserve">the right is </w:t>
      </w:r>
      <w:r w:rsidR="00962CC2" w:rsidRPr="00E968B5">
        <w:rPr>
          <w:rFonts w:ascii="Times New Roman" w:hAnsi="Times New Roman" w:cs="Times New Roman"/>
        </w:rPr>
        <w:t>the</w:t>
      </w:r>
      <w:r w:rsidR="00AB60FC" w:rsidRPr="00E968B5">
        <w:rPr>
          <w:rFonts w:ascii="Times New Roman" w:hAnsi="Times New Roman" w:cs="Times New Roman"/>
        </w:rPr>
        <w:t xml:space="preserve"> variant </w:t>
      </w:r>
      <w:r w:rsidR="00962CC2" w:rsidRPr="00E968B5">
        <w:rPr>
          <w:rFonts w:ascii="Times New Roman" w:hAnsi="Times New Roman" w:cs="Times New Roman"/>
        </w:rPr>
        <w:t xml:space="preserve">reading </w:t>
      </w:r>
      <w:r w:rsidR="00AB60FC" w:rsidRPr="00E968B5">
        <w:rPr>
          <w:rFonts w:ascii="Times New Roman" w:hAnsi="Times New Roman" w:cs="Times New Roman"/>
        </w:rPr>
        <w:t xml:space="preserve">marked with the </w:t>
      </w:r>
      <w:r w:rsidR="00F01F8A" w:rsidRPr="00E968B5">
        <w:rPr>
          <w:rFonts w:ascii="Times New Roman" w:hAnsi="Times New Roman" w:cs="Times New Roman"/>
        </w:rPr>
        <w:t>abbreviation</w:t>
      </w:r>
      <w:r w:rsidR="00AB60FC" w:rsidRPr="00E968B5">
        <w:rPr>
          <w:rFonts w:ascii="Times New Roman" w:hAnsi="Times New Roman" w:cs="Times New Roman"/>
        </w:rPr>
        <w:t xml:space="preserve"> </w:t>
      </w:r>
      <w:r w:rsidR="00962CC2" w:rsidRPr="00E968B5">
        <w:rPr>
          <w:rFonts w:ascii="Times New Roman" w:hAnsi="Times New Roman" w:cs="Times New Roman"/>
        </w:rPr>
        <w:t>of the variation</w:t>
      </w:r>
      <w:r w:rsidR="00AB60FC" w:rsidRPr="00E968B5">
        <w:rPr>
          <w:rFonts w:ascii="Times New Roman" w:hAnsi="Times New Roman" w:cs="Times New Roman"/>
        </w:rPr>
        <w:t>.</w:t>
      </w:r>
    </w:p>
    <w:p w14:paraId="5460614E" w14:textId="4F8ADA0E" w:rsidR="00AB60FC" w:rsidRPr="00E968B5" w:rsidRDefault="00AC0502" w:rsidP="00AB60FC">
      <w:pPr>
        <w:spacing w:line="360" w:lineRule="auto"/>
        <w:jc w:val="both"/>
        <w:rPr>
          <w:rFonts w:ascii="Times New Roman" w:hAnsi="Times New Roman" w:cs="Times New Roman"/>
        </w:rPr>
      </w:pPr>
      <w:r>
        <w:rPr>
          <w:rFonts w:ascii="Times New Roman" w:hAnsi="Times New Roman" w:cs="Times New Roman"/>
        </w:rPr>
        <w:tab/>
      </w:r>
      <w:r w:rsidR="00AB60FC" w:rsidRPr="00E968B5">
        <w:rPr>
          <w:rFonts w:ascii="Times New Roman" w:hAnsi="Times New Roman" w:cs="Times New Roman"/>
        </w:rPr>
        <w:t xml:space="preserve">In addition, we </w:t>
      </w:r>
      <w:r w:rsidR="00F01F8A" w:rsidRPr="00E968B5">
        <w:rPr>
          <w:rFonts w:ascii="Times New Roman" w:hAnsi="Times New Roman" w:cs="Times New Roman"/>
        </w:rPr>
        <w:t>are free to select</w:t>
      </w:r>
      <w:r w:rsidR="00AB60FC" w:rsidRPr="00E968B5">
        <w:rPr>
          <w:rFonts w:ascii="Times New Roman" w:hAnsi="Times New Roman" w:cs="Times New Roman"/>
        </w:rPr>
        <w:t xml:space="preserve"> a number of controls, such as whether the system should display page breaks or colo</w:t>
      </w:r>
      <w:r w:rsidR="00F01F8A" w:rsidRPr="00E968B5">
        <w:rPr>
          <w:rFonts w:ascii="Times New Roman" w:hAnsi="Times New Roman" w:cs="Times New Roman"/>
        </w:rPr>
        <w:t>u</w:t>
      </w:r>
      <w:r w:rsidR="00AB60FC" w:rsidRPr="00E968B5">
        <w:rPr>
          <w:rFonts w:ascii="Times New Roman" w:hAnsi="Times New Roman" w:cs="Times New Roman"/>
        </w:rPr>
        <w:t xml:space="preserve">r </w:t>
      </w:r>
      <w:r w:rsidR="00F01F8A" w:rsidRPr="00E968B5">
        <w:rPr>
          <w:rFonts w:ascii="Times New Roman" w:hAnsi="Times New Roman" w:cs="Times New Roman"/>
        </w:rPr>
        <w:t xml:space="preserve">the </w:t>
      </w:r>
      <w:r w:rsidR="00AB60FC" w:rsidRPr="00E968B5">
        <w:rPr>
          <w:rFonts w:ascii="Times New Roman" w:hAnsi="Times New Roman" w:cs="Times New Roman"/>
        </w:rPr>
        <w:t xml:space="preserve">units of the </w:t>
      </w:r>
      <w:r w:rsidR="00F01F8A" w:rsidRPr="00E968B5">
        <w:rPr>
          <w:rFonts w:ascii="Times New Roman" w:hAnsi="Times New Roman" w:cs="Times New Roman"/>
        </w:rPr>
        <w:t>apparatus</w:t>
      </w:r>
      <w:r w:rsidR="00AB60FC" w:rsidRPr="00E968B5">
        <w:rPr>
          <w:rFonts w:ascii="Times New Roman" w:hAnsi="Times New Roman" w:cs="Times New Roman"/>
        </w:rPr>
        <w:t xml:space="preserve"> that do not contain all</w:t>
      </w:r>
      <w:r w:rsidR="005B6046">
        <w:rPr>
          <w:rFonts w:ascii="Times New Roman" w:hAnsi="Times New Roman" w:cs="Times New Roman"/>
        </w:rPr>
        <w:t xml:space="preserve"> of</w:t>
      </w:r>
      <w:r w:rsidR="00AB60FC" w:rsidRPr="00E968B5">
        <w:rPr>
          <w:rFonts w:ascii="Times New Roman" w:hAnsi="Times New Roman" w:cs="Times New Roman"/>
        </w:rPr>
        <w:t xml:space="preserve"> </w:t>
      </w:r>
      <w:r w:rsidR="00F01F8A" w:rsidRPr="00E968B5">
        <w:rPr>
          <w:rFonts w:ascii="Times New Roman" w:hAnsi="Times New Roman" w:cs="Times New Roman"/>
        </w:rPr>
        <w:t xml:space="preserve">the </w:t>
      </w:r>
      <w:r w:rsidR="00AB60FC" w:rsidRPr="00E968B5">
        <w:rPr>
          <w:rFonts w:ascii="Times New Roman" w:hAnsi="Times New Roman" w:cs="Times New Roman"/>
        </w:rPr>
        <w:t xml:space="preserve">versions, or, conversely, </w:t>
      </w:r>
      <w:r w:rsidR="00255D96">
        <w:rPr>
          <w:rFonts w:ascii="Times New Roman" w:hAnsi="Times New Roman" w:cs="Times New Roman"/>
        </w:rPr>
        <w:t>whether i</w:t>
      </w:r>
      <w:r w:rsidR="00C12650">
        <w:rPr>
          <w:rFonts w:ascii="Times New Roman" w:hAnsi="Times New Roman" w:cs="Times New Roman"/>
        </w:rPr>
        <w:t>t</w:t>
      </w:r>
      <w:r w:rsidR="00255D96">
        <w:rPr>
          <w:rFonts w:ascii="Times New Roman" w:hAnsi="Times New Roman" w:cs="Times New Roman"/>
        </w:rPr>
        <w:t xml:space="preserve"> should</w:t>
      </w:r>
      <w:r w:rsidR="00255D96" w:rsidRPr="00E968B5">
        <w:rPr>
          <w:rFonts w:ascii="Times New Roman" w:hAnsi="Times New Roman" w:cs="Times New Roman"/>
        </w:rPr>
        <w:t xml:space="preserve"> </w:t>
      </w:r>
      <w:r w:rsidR="00AB60FC" w:rsidRPr="00E968B5">
        <w:rPr>
          <w:rFonts w:ascii="Times New Roman" w:hAnsi="Times New Roman" w:cs="Times New Roman"/>
        </w:rPr>
        <w:t>colo</w:t>
      </w:r>
      <w:r w:rsidR="00F01F8A" w:rsidRPr="00E968B5">
        <w:rPr>
          <w:rFonts w:ascii="Times New Roman" w:hAnsi="Times New Roman" w:cs="Times New Roman"/>
        </w:rPr>
        <w:t>u</w:t>
      </w:r>
      <w:r w:rsidR="00AB60FC" w:rsidRPr="00E968B5">
        <w:rPr>
          <w:rFonts w:ascii="Times New Roman" w:hAnsi="Times New Roman" w:cs="Times New Roman"/>
        </w:rPr>
        <w:t xml:space="preserve">r only </w:t>
      </w:r>
      <w:r w:rsidR="00F01F8A" w:rsidRPr="00E968B5">
        <w:rPr>
          <w:rFonts w:ascii="Times New Roman" w:hAnsi="Times New Roman" w:cs="Times New Roman"/>
        </w:rPr>
        <w:t xml:space="preserve">those </w:t>
      </w:r>
      <w:r w:rsidR="00AB60FC" w:rsidRPr="00E968B5">
        <w:rPr>
          <w:rFonts w:ascii="Times New Roman" w:hAnsi="Times New Roman" w:cs="Times New Roman"/>
        </w:rPr>
        <w:t xml:space="preserve">units of the </w:t>
      </w:r>
      <w:r w:rsidR="00F01F8A" w:rsidRPr="00E968B5">
        <w:rPr>
          <w:rFonts w:ascii="Times New Roman" w:hAnsi="Times New Roman" w:cs="Times New Roman"/>
        </w:rPr>
        <w:t>apparatus</w:t>
      </w:r>
      <w:r w:rsidR="00AB60FC" w:rsidRPr="00E968B5">
        <w:rPr>
          <w:rFonts w:ascii="Times New Roman" w:hAnsi="Times New Roman" w:cs="Times New Roman"/>
        </w:rPr>
        <w:t xml:space="preserve"> that contain a specific version, etc.</w:t>
      </w:r>
    </w:p>
    <w:p w14:paraId="1081C5C1" w14:textId="788D59A0" w:rsidR="00A50C2A" w:rsidRPr="00E968B5" w:rsidRDefault="00AC0502" w:rsidP="00823F84">
      <w:pPr>
        <w:spacing w:line="360" w:lineRule="auto"/>
        <w:jc w:val="both"/>
        <w:rPr>
          <w:rFonts w:ascii="Times New Roman" w:hAnsi="Times New Roman" w:cs="Times New Roman"/>
        </w:rPr>
      </w:pPr>
      <w:r>
        <w:rPr>
          <w:rFonts w:ascii="Times New Roman" w:hAnsi="Times New Roman" w:cs="Times New Roman"/>
        </w:rPr>
        <w:tab/>
      </w:r>
      <w:r w:rsidR="00A50C2A" w:rsidRPr="00E968B5">
        <w:rPr>
          <w:rFonts w:ascii="Times New Roman" w:hAnsi="Times New Roman" w:cs="Times New Roman"/>
        </w:rPr>
        <w:t xml:space="preserve">The most important functionality offered by TEI CAT is a parallel view of </w:t>
      </w:r>
      <w:r w:rsidR="007D0702">
        <w:rPr>
          <w:rFonts w:ascii="Times New Roman" w:hAnsi="Times New Roman" w:cs="Times New Roman"/>
        </w:rPr>
        <w:t>all of the</w:t>
      </w:r>
      <w:r w:rsidR="00A50C2A" w:rsidRPr="00E968B5">
        <w:rPr>
          <w:rFonts w:ascii="Times New Roman" w:hAnsi="Times New Roman" w:cs="Times New Roman"/>
        </w:rPr>
        <w:t xml:space="preserve"> version</w:t>
      </w:r>
      <w:r w:rsidR="00174763" w:rsidRPr="00E968B5">
        <w:rPr>
          <w:rFonts w:ascii="Times New Roman" w:hAnsi="Times New Roman" w:cs="Times New Roman"/>
        </w:rPr>
        <w:t>s</w:t>
      </w:r>
      <w:r w:rsidR="00A50C2A" w:rsidRPr="00E968B5">
        <w:rPr>
          <w:rFonts w:ascii="Times New Roman" w:hAnsi="Times New Roman" w:cs="Times New Roman"/>
        </w:rPr>
        <w:t xml:space="preserve"> generated by the tool from the </w:t>
      </w:r>
      <w:r w:rsidR="00174763" w:rsidRPr="00E968B5">
        <w:rPr>
          <w:rFonts w:ascii="Times New Roman" w:hAnsi="Times New Roman" w:cs="Times New Roman"/>
        </w:rPr>
        <w:t xml:space="preserve">units of the </w:t>
      </w:r>
      <w:r w:rsidR="00A50C2A" w:rsidRPr="00E968B5">
        <w:rPr>
          <w:rFonts w:ascii="Times New Roman" w:hAnsi="Times New Roman" w:cs="Times New Roman"/>
        </w:rPr>
        <w:t>critical app</w:t>
      </w:r>
      <w:r w:rsidR="00174763" w:rsidRPr="00E968B5">
        <w:rPr>
          <w:rFonts w:ascii="Times New Roman" w:hAnsi="Times New Roman" w:cs="Times New Roman"/>
        </w:rPr>
        <w:t>a</w:t>
      </w:r>
      <w:r w:rsidR="00A50C2A" w:rsidRPr="00E968B5">
        <w:rPr>
          <w:rFonts w:ascii="Times New Roman" w:hAnsi="Times New Roman" w:cs="Times New Roman"/>
        </w:rPr>
        <w:t>ratus. Regardless of the fact that</w:t>
      </w:r>
      <w:r w:rsidR="007D0702">
        <w:rPr>
          <w:rFonts w:ascii="Times New Roman" w:hAnsi="Times New Roman" w:cs="Times New Roman"/>
        </w:rPr>
        <w:t>,</w:t>
      </w:r>
      <w:r w:rsidR="00A50C2A" w:rsidRPr="00E968B5">
        <w:rPr>
          <w:rFonts w:ascii="Times New Roman" w:hAnsi="Times New Roman" w:cs="Times New Roman"/>
        </w:rPr>
        <w:t xml:space="preserve"> according to the </w:t>
      </w:r>
      <w:r w:rsidR="00A50C2A" w:rsidRPr="00E968B5">
        <w:rPr>
          <w:rFonts w:ascii="Times New Roman" w:hAnsi="Times New Roman" w:cs="Times New Roman"/>
          <w:i/>
        </w:rPr>
        <w:t>TEI</w:t>
      </w:r>
      <w:r w:rsidR="00A50C2A" w:rsidRPr="00E968B5">
        <w:rPr>
          <w:rFonts w:ascii="Times New Roman" w:hAnsi="Times New Roman" w:cs="Times New Roman"/>
        </w:rPr>
        <w:t xml:space="preserve"> </w:t>
      </w:r>
      <w:r w:rsidR="00A50C2A" w:rsidRPr="00E968B5">
        <w:rPr>
          <w:rFonts w:ascii="Times New Roman" w:hAnsi="Times New Roman" w:cs="Times New Roman"/>
          <w:i/>
        </w:rPr>
        <w:t>Guidelines</w:t>
      </w:r>
      <w:r w:rsidR="007D0702">
        <w:rPr>
          <w:rFonts w:ascii="Times New Roman" w:hAnsi="Times New Roman" w:cs="Times New Roman"/>
        </w:rPr>
        <w:t>,</w:t>
      </w:r>
      <w:r w:rsidR="00A50C2A" w:rsidRPr="00E968B5">
        <w:rPr>
          <w:rFonts w:ascii="Times New Roman" w:hAnsi="Times New Roman" w:cs="Times New Roman"/>
          <w:i/>
        </w:rPr>
        <w:t xml:space="preserve"> </w:t>
      </w:r>
      <w:r w:rsidR="00A50C2A" w:rsidRPr="00E968B5">
        <w:rPr>
          <w:rFonts w:ascii="Times New Roman" w:hAnsi="Times New Roman" w:cs="Times New Roman"/>
        </w:rPr>
        <w:t xml:space="preserve">the recommended place for </w:t>
      </w:r>
      <w:r w:rsidR="00174763" w:rsidRPr="00E968B5">
        <w:rPr>
          <w:rFonts w:ascii="Times New Roman" w:hAnsi="Times New Roman" w:cs="Times New Roman"/>
        </w:rPr>
        <w:t xml:space="preserve">the </w:t>
      </w:r>
      <w:r w:rsidR="00A50C2A" w:rsidRPr="00E968B5">
        <w:rPr>
          <w:rFonts w:ascii="Times New Roman" w:hAnsi="Times New Roman" w:cs="Times New Roman"/>
        </w:rPr>
        <w:t xml:space="preserve">list of versions </w:t>
      </w:r>
      <w:proofErr w:type="spellStart"/>
      <w:r w:rsidR="00174763" w:rsidRPr="00E968B5">
        <w:rPr>
          <w:rFonts w:ascii="Courier New" w:hAnsi="Courier New" w:cs="Courier New"/>
        </w:rPr>
        <w:t>listWit</w:t>
      </w:r>
      <w:proofErr w:type="spellEnd"/>
      <w:r w:rsidR="00174763" w:rsidRPr="00E968B5">
        <w:rPr>
          <w:rFonts w:ascii="Times New Roman" w:hAnsi="Times New Roman" w:cs="Times New Roman"/>
        </w:rPr>
        <w:t xml:space="preserve"> is </w:t>
      </w:r>
      <w:r w:rsidR="00A50C2A" w:rsidRPr="00E968B5">
        <w:rPr>
          <w:rFonts w:ascii="Times New Roman" w:hAnsi="Times New Roman" w:cs="Times New Roman"/>
        </w:rPr>
        <w:t>in t</w:t>
      </w:r>
      <w:r w:rsidR="00174763" w:rsidRPr="00E968B5">
        <w:rPr>
          <w:rFonts w:ascii="Times New Roman" w:hAnsi="Times New Roman" w:cs="Times New Roman"/>
        </w:rPr>
        <w:t xml:space="preserve">he so-called </w:t>
      </w:r>
      <w:proofErr w:type="spellStart"/>
      <w:r w:rsidR="00174763" w:rsidRPr="00E968B5">
        <w:rPr>
          <w:rFonts w:ascii="Courier New" w:hAnsi="Courier New" w:cs="Courier New"/>
        </w:rPr>
        <w:t>teiHeader</w:t>
      </w:r>
      <w:proofErr w:type="spellEnd"/>
      <w:r w:rsidR="00174763" w:rsidRPr="00E968B5">
        <w:rPr>
          <w:rFonts w:ascii="Times New Roman" w:hAnsi="Times New Roman" w:cs="Times New Roman"/>
        </w:rPr>
        <w:t xml:space="preserve"> </w:t>
      </w:r>
      <w:r w:rsidR="00A50C2A" w:rsidRPr="00E968B5">
        <w:rPr>
          <w:rFonts w:ascii="Times New Roman" w:hAnsi="Times New Roman" w:cs="Times New Roman"/>
        </w:rPr>
        <w:t xml:space="preserve">metadata </w:t>
      </w:r>
      <w:r w:rsidR="002C16C4" w:rsidRPr="00E968B5">
        <w:rPr>
          <w:rFonts w:ascii="Times New Roman" w:hAnsi="Times New Roman" w:cs="Times New Roman"/>
        </w:rPr>
        <w:t>element</w:t>
      </w:r>
      <w:r w:rsidR="00A50C2A" w:rsidRPr="00E968B5">
        <w:rPr>
          <w:rFonts w:ascii="Times New Roman" w:hAnsi="Times New Roman" w:cs="Times New Roman"/>
        </w:rPr>
        <w:t xml:space="preserve">, the CAT system </w:t>
      </w:r>
      <w:r w:rsidR="002C16C4" w:rsidRPr="00E968B5">
        <w:rPr>
          <w:rFonts w:ascii="Times New Roman" w:hAnsi="Times New Roman" w:cs="Times New Roman"/>
        </w:rPr>
        <w:t xml:space="preserve">will </w:t>
      </w:r>
      <w:r w:rsidR="00A50C2A" w:rsidRPr="00E968B5">
        <w:rPr>
          <w:rFonts w:ascii="Times New Roman" w:hAnsi="Times New Roman" w:cs="Times New Roman"/>
        </w:rPr>
        <w:t xml:space="preserve">locate the </w:t>
      </w:r>
      <w:proofErr w:type="spellStart"/>
      <w:r w:rsidR="002C16C4" w:rsidRPr="00E968B5">
        <w:rPr>
          <w:rFonts w:ascii="Courier New" w:hAnsi="Courier New" w:cs="Courier New"/>
        </w:rPr>
        <w:t>listWit</w:t>
      </w:r>
      <w:proofErr w:type="spellEnd"/>
      <w:r w:rsidR="002C16C4" w:rsidRPr="00E968B5">
        <w:rPr>
          <w:rFonts w:ascii="Times New Roman" w:hAnsi="Times New Roman" w:cs="Times New Roman"/>
        </w:rPr>
        <w:t xml:space="preserve"> </w:t>
      </w:r>
      <w:r w:rsidR="00F80227" w:rsidRPr="00E968B5">
        <w:rPr>
          <w:rFonts w:ascii="Times New Roman" w:hAnsi="Times New Roman" w:cs="Times New Roman"/>
        </w:rPr>
        <w:t>anywhere</w:t>
      </w:r>
      <w:r w:rsidR="00A50C2A" w:rsidRPr="00E968B5">
        <w:rPr>
          <w:rFonts w:ascii="Times New Roman" w:hAnsi="Times New Roman" w:cs="Times New Roman"/>
        </w:rPr>
        <w:t xml:space="preserve"> in the TEI document (in our case, it is placed in </w:t>
      </w:r>
      <w:r w:rsidR="002C16C4" w:rsidRPr="00E968B5">
        <w:rPr>
          <w:rFonts w:ascii="Courier New" w:hAnsi="Courier New" w:cs="Courier New"/>
        </w:rPr>
        <w:t>back</w:t>
      </w:r>
      <w:r w:rsidR="00A50C2A" w:rsidRPr="00E968B5">
        <w:rPr>
          <w:rFonts w:ascii="Times New Roman" w:hAnsi="Times New Roman" w:cs="Times New Roman"/>
        </w:rPr>
        <w:t>)</w:t>
      </w:r>
      <w:r w:rsidR="007D0702">
        <w:rPr>
          <w:rFonts w:ascii="Times New Roman" w:hAnsi="Times New Roman" w:cs="Times New Roman"/>
        </w:rPr>
        <w:t>,</w:t>
      </w:r>
      <w:r w:rsidR="00A50C2A" w:rsidRPr="00E968B5">
        <w:rPr>
          <w:rFonts w:ascii="Times New Roman" w:hAnsi="Times New Roman" w:cs="Times New Roman"/>
        </w:rPr>
        <w:t xml:space="preserve"> </w:t>
      </w:r>
      <w:r w:rsidR="002C16C4" w:rsidRPr="00E968B5">
        <w:rPr>
          <w:rFonts w:ascii="Times New Roman" w:hAnsi="Times New Roman" w:cs="Times New Roman"/>
        </w:rPr>
        <w:t xml:space="preserve">logically sorting </w:t>
      </w:r>
      <w:r w:rsidR="00A50C2A" w:rsidRPr="00E968B5">
        <w:rPr>
          <w:rFonts w:ascii="Times New Roman" w:hAnsi="Times New Roman" w:cs="Times New Roman"/>
        </w:rPr>
        <w:t xml:space="preserve">its information </w:t>
      </w:r>
      <w:r w:rsidR="002C16C4" w:rsidRPr="00E968B5">
        <w:rPr>
          <w:rFonts w:ascii="Times New Roman" w:hAnsi="Times New Roman" w:cs="Times New Roman"/>
        </w:rPr>
        <w:t>with respect to the abbreviations</w:t>
      </w:r>
      <w:r w:rsidR="00A50C2A" w:rsidRPr="00E968B5">
        <w:rPr>
          <w:rFonts w:ascii="Times New Roman" w:hAnsi="Times New Roman" w:cs="Times New Roman"/>
        </w:rPr>
        <w:t xml:space="preserve">. The user can </w:t>
      </w:r>
      <w:r w:rsidR="002C16C4" w:rsidRPr="00E968B5">
        <w:rPr>
          <w:rFonts w:ascii="Times New Roman" w:hAnsi="Times New Roman" w:cs="Times New Roman"/>
        </w:rPr>
        <w:lastRenderedPageBreak/>
        <w:t xml:space="preserve">then </w:t>
      </w:r>
      <w:r w:rsidR="00A50C2A" w:rsidRPr="00E968B5">
        <w:rPr>
          <w:rFonts w:ascii="Times New Roman" w:hAnsi="Times New Roman" w:cs="Times New Roman"/>
        </w:rPr>
        <w:t xml:space="preserve">choose to </w:t>
      </w:r>
      <w:r w:rsidR="002C16C4" w:rsidRPr="00E968B5">
        <w:rPr>
          <w:rFonts w:ascii="Times New Roman" w:hAnsi="Times New Roman" w:cs="Times New Roman"/>
        </w:rPr>
        <w:t>view all</w:t>
      </w:r>
      <w:r w:rsidR="005B6046">
        <w:rPr>
          <w:rFonts w:ascii="Times New Roman" w:hAnsi="Times New Roman" w:cs="Times New Roman"/>
        </w:rPr>
        <w:t xml:space="preserve"> of</w:t>
      </w:r>
      <w:r w:rsidR="002C16C4" w:rsidRPr="00E968B5">
        <w:rPr>
          <w:rFonts w:ascii="Times New Roman" w:hAnsi="Times New Roman" w:cs="Times New Roman"/>
        </w:rPr>
        <w:t xml:space="preserve"> the versions </w:t>
      </w:r>
      <w:r w:rsidR="00A50C2A" w:rsidRPr="00E968B5">
        <w:rPr>
          <w:rFonts w:ascii="Times New Roman" w:hAnsi="Times New Roman" w:cs="Times New Roman"/>
        </w:rPr>
        <w:t xml:space="preserve">in </w:t>
      </w:r>
      <w:r w:rsidR="002C16C4" w:rsidRPr="00E968B5">
        <w:rPr>
          <w:rFonts w:ascii="Times New Roman" w:hAnsi="Times New Roman" w:cs="Times New Roman"/>
        </w:rPr>
        <w:t xml:space="preserve">a </w:t>
      </w:r>
      <w:r w:rsidR="00A50C2A" w:rsidRPr="00E968B5">
        <w:rPr>
          <w:rFonts w:ascii="Times New Roman" w:hAnsi="Times New Roman" w:cs="Times New Roman"/>
        </w:rPr>
        <w:t>parallel</w:t>
      </w:r>
      <w:r w:rsidR="002C16C4" w:rsidRPr="00E968B5">
        <w:rPr>
          <w:rFonts w:ascii="Times New Roman" w:hAnsi="Times New Roman" w:cs="Times New Roman"/>
        </w:rPr>
        <w:t xml:space="preserve"> display</w:t>
      </w:r>
      <w:r w:rsidR="00A50C2A" w:rsidRPr="00E968B5">
        <w:rPr>
          <w:rFonts w:ascii="Times New Roman" w:hAnsi="Times New Roman" w:cs="Times New Roman"/>
        </w:rPr>
        <w:t>, or</w:t>
      </w:r>
      <w:r w:rsidR="007D7E74" w:rsidRPr="00E968B5">
        <w:rPr>
          <w:rFonts w:ascii="Times New Roman" w:hAnsi="Times New Roman" w:cs="Times New Roman"/>
        </w:rPr>
        <w:t>,</w:t>
      </w:r>
      <w:r w:rsidR="00A50C2A" w:rsidRPr="00E968B5">
        <w:rPr>
          <w:rFonts w:ascii="Times New Roman" w:hAnsi="Times New Roman" w:cs="Times New Roman"/>
        </w:rPr>
        <w:t xml:space="preserve"> </w:t>
      </w:r>
      <w:r w:rsidR="007D7E74" w:rsidRPr="00E968B5">
        <w:rPr>
          <w:rFonts w:ascii="Times New Roman" w:hAnsi="Times New Roman" w:cs="Times New Roman"/>
        </w:rPr>
        <w:t xml:space="preserve">by </w:t>
      </w:r>
      <w:r w:rsidR="00A50C2A" w:rsidRPr="00E968B5">
        <w:rPr>
          <w:rFonts w:ascii="Times New Roman" w:hAnsi="Times New Roman" w:cs="Times New Roman"/>
        </w:rPr>
        <w:t>tick</w:t>
      </w:r>
      <w:r w:rsidR="007D7E74" w:rsidRPr="00E968B5">
        <w:rPr>
          <w:rFonts w:ascii="Times New Roman" w:hAnsi="Times New Roman" w:cs="Times New Roman"/>
        </w:rPr>
        <w:t>ing</w:t>
      </w:r>
      <w:r w:rsidR="00A50C2A" w:rsidRPr="00E968B5">
        <w:rPr>
          <w:rFonts w:ascii="Times New Roman" w:hAnsi="Times New Roman" w:cs="Times New Roman"/>
        </w:rPr>
        <w:t xml:space="preserve"> only the </w:t>
      </w:r>
      <w:r w:rsidR="007D7E74" w:rsidRPr="00E968B5">
        <w:rPr>
          <w:rFonts w:ascii="Times New Roman" w:hAnsi="Times New Roman" w:cs="Times New Roman"/>
        </w:rPr>
        <w:t xml:space="preserve">selected abbreviations, have </w:t>
      </w:r>
      <w:r w:rsidR="00A50C2A" w:rsidRPr="00E968B5">
        <w:rPr>
          <w:rFonts w:ascii="Times New Roman" w:hAnsi="Times New Roman" w:cs="Times New Roman"/>
        </w:rPr>
        <w:t>individual versions display</w:t>
      </w:r>
      <w:r w:rsidR="007D7E74" w:rsidRPr="00E968B5">
        <w:rPr>
          <w:rFonts w:ascii="Times New Roman" w:hAnsi="Times New Roman" w:cs="Times New Roman"/>
        </w:rPr>
        <w:t>ed</w:t>
      </w:r>
      <w:r w:rsidR="00A50C2A" w:rsidRPr="00E968B5">
        <w:rPr>
          <w:rFonts w:ascii="Times New Roman" w:hAnsi="Times New Roman" w:cs="Times New Roman"/>
        </w:rPr>
        <w:t xml:space="preserve"> in parallel for comparison:</w:t>
      </w:r>
    </w:p>
    <w:p w14:paraId="5D8C3D7A" w14:textId="77777777" w:rsidR="00246A00" w:rsidRPr="00E968B5" w:rsidRDefault="00246A00" w:rsidP="00823F84">
      <w:pPr>
        <w:spacing w:line="360" w:lineRule="auto"/>
        <w:jc w:val="both"/>
        <w:rPr>
          <w:rFonts w:ascii="Times New Roman" w:hAnsi="Times New Roman" w:cs="Times New Roman"/>
        </w:rPr>
      </w:pPr>
      <w:r w:rsidRPr="00E968B5">
        <w:rPr>
          <w:rFonts w:ascii="Times New Roman" w:hAnsi="Times New Roman" w:cs="Times New Roman"/>
          <w:noProof/>
          <w:lang w:val="sl-SI" w:eastAsia="sl-SI"/>
        </w:rPr>
        <w:drawing>
          <wp:inline distT="0" distB="0" distL="0" distR="0" wp14:anchorId="6323FFBF" wp14:editId="77171C73">
            <wp:extent cx="5270500" cy="2738120"/>
            <wp:effectExtent l="0" t="0" r="6350" b="508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I CAT.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2738120"/>
                    </a:xfrm>
                    <a:prstGeom prst="rect">
                      <a:avLst/>
                    </a:prstGeom>
                  </pic:spPr>
                </pic:pic>
              </a:graphicData>
            </a:graphic>
          </wp:inline>
        </w:drawing>
      </w:r>
    </w:p>
    <w:p w14:paraId="681F4C48" w14:textId="77777777" w:rsidR="00D727E8" w:rsidRPr="00E968B5" w:rsidRDefault="007D7E74" w:rsidP="0033760D">
      <w:pPr>
        <w:spacing w:line="360" w:lineRule="auto"/>
        <w:jc w:val="center"/>
        <w:rPr>
          <w:rFonts w:ascii="Times New Roman" w:hAnsi="Times New Roman" w:cs="Times New Roman"/>
        </w:rPr>
      </w:pPr>
      <w:r w:rsidRPr="00E968B5">
        <w:rPr>
          <w:rFonts w:ascii="Times New Roman" w:hAnsi="Times New Roman" w:cs="Times New Roman"/>
        </w:rPr>
        <w:t>Figure</w:t>
      </w:r>
      <w:r w:rsidR="00D727E8" w:rsidRPr="00E968B5">
        <w:rPr>
          <w:rFonts w:ascii="Times New Roman" w:hAnsi="Times New Roman" w:cs="Times New Roman"/>
        </w:rPr>
        <w:t xml:space="preserve"> </w:t>
      </w:r>
      <w:r w:rsidR="00364AE2">
        <w:rPr>
          <w:rFonts w:ascii="Times New Roman" w:hAnsi="Times New Roman" w:cs="Times New Roman"/>
        </w:rPr>
        <w:t>5</w:t>
      </w:r>
      <w:r w:rsidR="00D727E8" w:rsidRPr="00E968B5">
        <w:rPr>
          <w:rFonts w:ascii="Times New Roman" w:hAnsi="Times New Roman" w:cs="Times New Roman"/>
        </w:rPr>
        <w:t xml:space="preserve">: TEI CAT </w:t>
      </w:r>
      <w:r w:rsidRPr="00E968B5">
        <w:rPr>
          <w:rFonts w:ascii="Times New Roman" w:hAnsi="Times New Roman" w:cs="Times New Roman"/>
        </w:rPr>
        <w:t>enables the critical editor to view a parallel display of the main text and the selected versions</w:t>
      </w:r>
      <w:r w:rsidR="00233C74" w:rsidRPr="00E968B5">
        <w:rPr>
          <w:rFonts w:ascii="Times New Roman" w:hAnsi="Times New Roman" w:cs="Times New Roman"/>
        </w:rPr>
        <w:t>.</w:t>
      </w:r>
    </w:p>
    <w:p w14:paraId="13BE53A1" w14:textId="77777777" w:rsidR="00D727E8" w:rsidRPr="00E968B5" w:rsidRDefault="00D727E8" w:rsidP="00823F84">
      <w:pPr>
        <w:spacing w:line="360" w:lineRule="auto"/>
        <w:jc w:val="both"/>
        <w:rPr>
          <w:rFonts w:ascii="Times New Roman" w:hAnsi="Times New Roman" w:cs="Times New Roman"/>
        </w:rPr>
      </w:pPr>
    </w:p>
    <w:p w14:paraId="079B096E" w14:textId="61B45399" w:rsidR="002117A5" w:rsidRPr="00E968B5" w:rsidRDefault="00AC0502" w:rsidP="00823F84">
      <w:pPr>
        <w:spacing w:line="360" w:lineRule="auto"/>
        <w:jc w:val="both"/>
        <w:rPr>
          <w:rFonts w:ascii="Times New Roman" w:hAnsi="Times New Roman" w:cs="Times New Roman"/>
        </w:rPr>
      </w:pPr>
      <w:r>
        <w:rPr>
          <w:rFonts w:ascii="Times New Roman" w:hAnsi="Times New Roman" w:cs="Times New Roman"/>
        </w:rPr>
        <w:tab/>
      </w:r>
      <w:r w:rsidR="002117A5" w:rsidRPr="00E968B5">
        <w:rPr>
          <w:rFonts w:ascii="Times New Roman" w:hAnsi="Times New Roman" w:cs="Times New Roman"/>
        </w:rPr>
        <w:t>The disadvantage of the parallel display in the TEI CAT tool is that</w:t>
      </w:r>
      <w:r w:rsidR="007D0702">
        <w:rPr>
          <w:rFonts w:ascii="Times New Roman" w:hAnsi="Times New Roman" w:cs="Times New Roman"/>
        </w:rPr>
        <w:t>,</w:t>
      </w:r>
      <w:r w:rsidR="002117A5" w:rsidRPr="00E968B5">
        <w:rPr>
          <w:rFonts w:ascii="Times New Roman" w:hAnsi="Times New Roman" w:cs="Times New Roman"/>
        </w:rPr>
        <w:t xml:space="preserve"> in longer texts</w:t>
      </w:r>
      <w:r w:rsidR="007D0702">
        <w:rPr>
          <w:rFonts w:ascii="Times New Roman" w:hAnsi="Times New Roman" w:cs="Times New Roman"/>
        </w:rPr>
        <w:t>,</w:t>
      </w:r>
      <w:r w:rsidR="002117A5" w:rsidRPr="00E968B5">
        <w:rPr>
          <w:rFonts w:ascii="Times New Roman" w:hAnsi="Times New Roman" w:cs="Times New Roman"/>
        </w:rPr>
        <w:t xml:space="preserve"> columns match only at the beginning of the file, </w:t>
      </w:r>
      <w:r w:rsidR="007D0702">
        <w:rPr>
          <w:rFonts w:ascii="Times New Roman" w:hAnsi="Times New Roman" w:cs="Times New Roman"/>
        </w:rPr>
        <w:t>while</w:t>
      </w:r>
      <w:r w:rsidR="007D0702" w:rsidRPr="00E968B5">
        <w:rPr>
          <w:rFonts w:ascii="Times New Roman" w:hAnsi="Times New Roman" w:cs="Times New Roman"/>
        </w:rPr>
        <w:t xml:space="preserve"> </w:t>
      </w:r>
      <w:r w:rsidR="007D0702">
        <w:rPr>
          <w:rFonts w:ascii="Times New Roman" w:hAnsi="Times New Roman" w:cs="Times New Roman"/>
        </w:rPr>
        <w:t>in the continuation</w:t>
      </w:r>
      <w:r w:rsidR="007D0702" w:rsidRPr="00E968B5">
        <w:rPr>
          <w:rFonts w:ascii="Times New Roman" w:hAnsi="Times New Roman" w:cs="Times New Roman"/>
        </w:rPr>
        <w:t xml:space="preserve"> </w:t>
      </w:r>
      <w:r w:rsidR="002117A5" w:rsidRPr="00E968B5">
        <w:rPr>
          <w:rFonts w:ascii="Times New Roman" w:hAnsi="Times New Roman" w:cs="Times New Roman"/>
        </w:rPr>
        <w:t>the relationship can be broken</w:t>
      </w:r>
      <w:r w:rsidR="007D0702">
        <w:rPr>
          <w:rFonts w:ascii="Times New Roman" w:hAnsi="Times New Roman" w:cs="Times New Roman"/>
        </w:rPr>
        <w:t>, resulting in</w:t>
      </w:r>
      <w:r w:rsidR="002117A5" w:rsidRPr="00E968B5">
        <w:rPr>
          <w:rFonts w:ascii="Times New Roman" w:hAnsi="Times New Roman" w:cs="Times New Roman"/>
        </w:rPr>
        <w:t xml:space="preserve"> the reader losing reference </w:t>
      </w:r>
      <w:r w:rsidR="00392D9C" w:rsidRPr="00E968B5">
        <w:rPr>
          <w:rFonts w:ascii="Times New Roman" w:hAnsi="Times New Roman" w:cs="Times New Roman"/>
        </w:rPr>
        <w:t xml:space="preserve">for </w:t>
      </w:r>
      <w:r w:rsidR="002117A5" w:rsidRPr="00E968B5">
        <w:rPr>
          <w:rFonts w:ascii="Times New Roman" w:hAnsi="Times New Roman" w:cs="Times New Roman"/>
        </w:rPr>
        <w:t xml:space="preserve">comparison. </w:t>
      </w:r>
      <w:r w:rsidR="00385D2D">
        <w:rPr>
          <w:rFonts w:ascii="Times New Roman" w:hAnsi="Times New Roman" w:cs="Times New Roman"/>
        </w:rPr>
        <w:t>T</w:t>
      </w:r>
      <w:r w:rsidR="002E48B5" w:rsidRPr="00E968B5">
        <w:rPr>
          <w:rFonts w:ascii="Times New Roman" w:hAnsi="Times New Roman" w:cs="Times New Roman"/>
        </w:rPr>
        <w:t>he t</w:t>
      </w:r>
      <w:r w:rsidR="002117A5" w:rsidRPr="00E968B5">
        <w:rPr>
          <w:rFonts w:ascii="Times New Roman" w:hAnsi="Times New Roman" w:cs="Times New Roman"/>
        </w:rPr>
        <w:t xml:space="preserve">ool </w:t>
      </w:r>
      <w:r w:rsidR="002E48B5" w:rsidRPr="00E968B5">
        <w:rPr>
          <w:rFonts w:ascii="Times New Roman" w:hAnsi="Times New Roman" w:cs="Times New Roman"/>
        </w:rPr>
        <w:t xml:space="preserve">cannot </w:t>
      </w:r>
      <w:r w:rsidR="002117A5" w:rsidRPr="00E968B5">
        <w:rPr>
          <w:rFonts w:ascii="Times New Roman" w:hAnsi="Times New Roman" w:cs="Times New Roman"/>
        </w:rPr>
        <w:t xml:space="preserve">(yet) be downloaded to </w:t>
      </w:r>
      <w:r w:rsidR="0091125E">
        <w:rPr>
          <w:rFonts w:ascii="Times New Roman" w:hAnsi="Times New Roman" w:cs="Times New Roman"/>
        </w:rPr>
        <w:t>the user’s</w:t>
      </w:r>
      <w:r w:rsidR="0091125E" w:rsidRPr="00E968B5">
        <w:rPr>
          <w:rFonts w:ascii="Times New Roman" w:hAnsi="Times New Roman" w:cs="Times New Roman"/>
        </w:rPr>
        <w:t xml:space="preserve"> </w:t>
      </w:r>
      <w:r w:rsidR="00691625" w:rsidRPr="00E968B5">
        <w:rPr>
          <w:rFonts w:ascii="Times New Roman" w:hAnsi="Times New Roman" w:cs="Times New Roman"/>
        </w:rPr>
        <w:t>com</w:t>
      </w:r>
      <w:r w:rsidR="002117A5" w:rsidRPr="00E968B5">
        <w:rPr>
          <w:rFonts w:ascii="Times New Roman" w:hAnsi="Times New Roman" w:cs="Times New Roman"/>
        </w:rPr>
        <w:t>puter and run locally</w:t>
      </w:r>
      <w:r w:rsidR="005D57EB">
        <w:rPr>
          <w:rFonts w:ascii="Times New Roman" w:hAnsi="Times New Roman" w:cs="Times New Roman"/>
        </w:rPr>
        <w:t>.</w:t>
      </w:r>
      <w:r w:rsidR="002117A5" w:rsidRPr="00E968B5">
        <w:rPr>
          <w:rFonts w:ascii="Times New Roman" w:hAnsi="Times New Roman" w:cs="Times New Roman"/>
        </w:rPr>
        <w:t xml:space="preserve"> </w:t>
      </w:r>
      <w:r w:rsidR="005D57EB">
        <w:rPr>
          <w:rFonts w:ascii="Times New Roman" w:hAnsi="Times New Roman" w:cs="Times New Roman"/>
        </w:rPr>
        <w:t>I</w:t>
      </w:r>
      <w:r w:rsidR="002117A5" w:rsidRPr="00E968B5">
        <w:rPr>
          <w:rFonts w:ascii="Times New Roman" w:hAnsi="Times New Roman" w:cs="Times New Roman"/>
        </w:rPr>
        <w:t xml:space="preserve">t is </w:t>
      </w:r>
      <w:r w:rsidR="005D57EB">
        <w:rPr>
          <w:rFonts w:ascii="Times New Roman" w:hAnsi="Times New Roman" w:cs="Times New Roman"/>
        </w:rPr>
        <w:t xml:space="preserve">in fact </w:t>
      </w:r>
      <w:r w:rsidR="002117A5" w:rsidRPr="00E968B5">
        <w:rPr>
          <w:rFonts w:ascii="Times New Roman" w:hAnsi="Times New Roman" w:cs="Times New Roman"/>
        </w:rPr>
        <w:t>not primarily intended for preparing an edition as a public</w:t>
      </w:r>
      <w:r w:rsidR="00691625" w:rsidRPr="00E968B5">
        <w:rPr>
          <w:rFonts w:ascii="Times New Roman" w:hAnsi="Times New Roman" w:cs="Times New Roman"/>
        </w:rPr>
        <w:t>ation for the general readership</w:t>
      </w:r>
      <w:r w:rsidR="002117A5" w:rsidRPr="00E968B5">
        <w:rPr>
          <w:rFonts w:ascii="Times New Roman" w:hAnsi="Times New Roman" w:cs="Times New Roman"/>
        </w:rPr>
        <w:t xml:space="preserve">, but </w:t>
      </w:r>
      <w:r w:rsidR="005D57EB">
        <w:rPr>
          <w:rFonts w:ascii="Times New Roman" w:hAnsi="Times New Roman" w:cs="Times New Roman"/>
        </w:rPr>
        <w:t xml:space="preserve">rather </w:t>
      </w:r>
      <w:r w:rsidR="002117A5" w:rsidRPr="00E968B5">
        <w:rPr>
          <w:rFonts w:ascii="Times New Roman" w:hAnsi="Times New Roman" w:cs="Times New Roman"/>
        </w:rPr>
        <w:t xml:space="preserve">serves to </w:t>
      </w:r>
      <w:r w:rsidR="00691625" w:rsidRPr="00E968B5">
        <w:rPr>
          <w:rFonts w:ascii="Times New Roman" w:hAnsi="Times New Roman" w:cs="Times New Roman"/>
        </w:rPr>
        <w:t xml:space="preserve">allow verifications </w:t>
      </w:r>
      <w:r w:rsidR="00F80227" w:rsidRPr="00E968B5">
        <w:rPr>
          <w:rFonts w:ascii="Times New Roman" w:hAnsi="Times New Roman" w:cs="Times New Roman"/>
        </w:rPr>
        <w:t>in the course of the editorial process</w:t>
      </w:r>
      <w:r w:rsidR="002117A5" w:rsidRPr="00E968B5">
        <w:rPr>
          <w:rFonts w:ascii="Times New Roman" w:hAnsi="Times New Roman" w:cs="Times New Roman"/>
        </w:rPr>
        <w:t xml:space="preserve">. </w:t>
      </w:r>
      <w:r w:rsidR="005B6046">
        <w:rPr>
          <w:rFonts w:ascii="Times New Roman" w:hAnsi="Times New Roman" w:cs="Times New Roman"/>
        </w:rPr>
        <w:t>However</w:t>
      </w:r>
      <w:r w:rsidR="002117A5" w:rsidRPr="00E968B5">
        <w:rPr>
          <w:rFonts w:ascii="Times New Roman" w:hAnsi="Times New Roman" w:cs="Times New Roman"/>
        </w:rPr>
        <w:t xml:space="preserve">, in addition to its </w:t>
      </w:r>
      <w:r w:rsidR="00691625" w:rsidRPr="00E968B5">
        <w:rPr>
          <w:rFonts w:ascii="Times New Roman" w:hAnsi="Times New Roman" w:cs="Times New Roman"/>
        </w:rPr>
        <w:t xml:space="preserve">being very </w:t>
      </w:r>
      <w:r w:rsidR="002117A5" w:rsidRPr="00E968B5">
        <w:rPr>
          <w:rFonts w:ascii="Times New Roman" w:hAnsi="Times New Roman" w:cs="Times New Roman"/>
        </w:rPr>
        <w:t xml:space="preserve">practical </w:t>
      </w:r>
      <w:r w:rsidR="00691625" w:rsidRPr="00E968B5">
        <w:rPr>
          <w:rFonts w:ascii="Times New Roman" w:hAnsi="Times New Roman" w:cs="Times New Roman"/>
        </w:rPr>
        <w:t>for</w:t>
      </w:r>
      <w:r w:rsidR="002117A5" w:rsidRPr="00E968B5">
        <w:rPr>
          <w:rFonts w:ascii="Times New Roman" w:hAnsi="Times New Roman" w:cs="Times New Roman"/>
        </w:rPr>
        <w:t xml:space="preserve"> displaying the </w:t>
      </w:r>
      <w:r w:rsidR="00691625" w:rsidRPr="00E968B5">
        <w:rPr>
          <w:rFonts w:ascii="Times New Roman" w:hAnsi="Times New Roman" w:cs="Times New Roman"/>
        </w:rPr>
        <w:t>apparatus</w:t>
      </w:r>
      <w:r w:rsidR="002117A5" w:rsidRPr="00E968B5">
        <w:rPr>
          <w:rFonts w:ascii="Times New Roman" w:hAnsi="Times New Roman" w:cs="Times New Roman"/>
        </w:rPr>
        <w:t xml:space="preserve"> and several other functionalit</w:t>
      </w:r>
      <w:r w:rsidR="00691625" w:rsidRPr="00E968B5">
        <w:rPr>
          <w:rFonts w:ascii="Times New Roman" w:hAnsi="Times New Roman" w:cs="Times New Roman"/>
        </w:rPr>
        <w:t>ies</w:t>
      </w:r>
      <w:r w:rsidR="002117A5" w:rsidRPr="00E968B5">
        <w:rPr>
          <w:rFonts w:ascii="Times New Roman" w:hAnsi="Times New Roman" w:cs="Times New Roman"/>
        </w:rPr>
        <w:t>, it</w:t>
      </w:r>
      <w:r w:rsidR="00F80227" w:rsidRPr="00E968B5">
        <w:rPr>
          <w:rFonts w:ascii="Times New Roman" w:hAnsi="Times New Roman" w:cs="Times New Roman"/>
        </w:rPr>
        <w:t xml:space="preserve">s greatest advantage is </w:t>
      </w:r>
      <w:r w:rsidR="00691625" w:rsidRPr="00E968B5">
        <w:rPr>
          <w:rFonts w:ascii="Times New Roman" w:hAnsi="Times New Roman" w:cs="Times New Roman"/>
        </w:rPr>
        <w:t xml:space="preserve">the basic statistical analysis that it </w:t>
      </w:r>
      <w:r w:rsidR="00392D9C" w:rsidRPr="00E968B5">
        <w:rPr>
          <w:rFonts w:ascii="Times New Roman" w:hAnsi="Times New Roman" w:cs="Times New Roman"/>
        </w:rPr>
        <w:t>produces</w:t>
      </w:r>
      <w:r w:rsidR="00691625" w:rsidRPr="00E968B5">
        <w:rPr>
          <w:rFonts w:ascii="Times New Roman" w:hAnsi="Times New Roman" w:cs="Times New Roman"/>
        </w:rPr>
        <w:t xml:space="preserve"> of the document</w:t>
      </w:r>
      <w:r w:rsidR="00594C30">
        <w:rPr>
          <w:rFonts w:ascii="Times New Roman" w:hAnsi="Times New Roman" w:cs="Times New Roman"/>
        </w:rPr>
        <w:t>,</w:t>
      </w:r>
      <w:r w:rsidR="00691625" w:rsidRPr="00E968B5">
        <w:rPr>
          <w:rFonts w:ascii="Times New Roman" w:hAnsi="Times New Roman" w:cs="Times New Roman"/>
        </w:rPr>
        <w:t xml:space="preserve"> not just of the TEI tags used, but also of the texts themselves</w:t>
      </w:r>
      <w:r w:rsidR="002117A5" w:rsidRPr="00E968B5">
        <w:rPr>
          <w:rFonts w:ascii="Times New Roman" w:hAnsi="Times New Roman" w:cs="Times New Roman"/>
        </w:rPr>
        <w:t xml:space="preserve">: </w:t>
      </w:r>
      <w:r w:rsidR="00691625" w:rsidRPr="00E968B5">
        <w:rPr>
          <w:rFonts w:ascii="Times New Roman" w:hAnsi="Times New Roman" w:cs="Times New Roman"/>
        </w:rPr>
        <w:t xml:space="preserve">it generates </w:t>
      </w:r>
      <w:r w:rsidR="002117A5" w:rsidRPr="00E968B5">
        <w:rPr>
          <w:rFonts w:ascii="Times New Roman" w:hAnsi="Times New Roman" w:cs="Times New Roman"/>
        </w:rPr>
        <w:t>a simple but informative frequency list of the word</w:t>
      </w:r>
      <w:r w:rsidR="00691625" w:rsidRPr="00E968B5">
        <w:rPr>
          <w:rFonts w:ascii="Times New Roman" w:hAnsi="Times New Roman" w:cs="Times New Roman"/>
        </w:rPr>
        <w:t>s occurring</w:t>
      </w:r>
      <w:r w:rsidR="002117A5" w:rsidRPr="00E968B5">
        <w:rPr>
          <w:rFonts w:ascii="Times New Roman" w:hAnsi="Times New Roman" w:cs="Times New Roman"/>
        </w:rPr>
        <w:t xml:space="preserve"> in the edition, </w:t>
      </w:r>
      <w:r w:rsidR="00FD2593">
        <w:rPr>
          <w:rFonts w:ascii="Times New Roman" w:hAnsi="Times New Roman" w:cs="Times New Roman"/>
        </w:rPr>
        <w:t xml:space="preserve">with </w:t>
      </w:r>
      <w:r w:rsidR="002117A5" w:rsidRPr="00E968B5">
        <w:rPr>
          <w:rFonts w:ascii="Times New Roman" w:hAnsi="Times New Roman" w:cs="Times New Roman"/>
        </w:rPr>
        <w:t>any spelling</w:t>
      </w:r>
      <w:r w:rsidR="00993B02" w:rsidRPr="00E968B5">
        <w:rPr>
          <w:rFonts w:ascii="Times New Roman" w:hAnsi="Times New Roman" w:cs="Times New Roman"/>
        </w:rPr>
        <w:t xml:space="preserve"> variant</w:t>
      </w:r>
      <w:r w:rsidR="00613DD4" w:rsidRPr="00E968B5">
        <w:rPr>
          <w:rFonts w:ascii="Times New Roman" w:hAnsi="Times New Roman" w:cs="Times New Roman"/>
        </w:rPr>
        <w:t xml:space="preserve"> </w:t>
      </w:r>
      <w:r w:rsidR="002117A5" w:rsidRPr="00E968B5">
        <w:rPr>
          <w:rFonts w:ascii="Times New Roman" w:hAnsi="Times New Roman" w:cs="Times New Roman"/>
        </w:rPr>
        <w:t xml:space="preserve">being considered as a new </w:t>
      </w:r>
      <w:r w:rsidR="00993B02" w:rsidRPr="00E968B5">
        <w:rPr>
          <w:rFonts w:ascii="Times New Roman" w:hAnsi="Times New Roman" w:cs="Times New Roman"/>
        </w:rPr>
        <w:t xml:space="preserve">word </w:t>
      </w:r>
      <w:r w:rsidR="002117A5" w:rsidRPr="00E968B5">
        <w:rPr>
          <w:rFonts w:ascii="Times New Roman" w:hAnsi="Times New Roman" w:cs="Times New Roman"/>
        </w:rPr>
        <w:t>form</w:t>
      </w:r>
      <w:r w:rsidR="00FD2593">
        <w:rPr>
          <w:rFonts w:ascii="Times New Roman" w:hAnsi="Times New Roman" w:cs="Times New Roman"/>
        </w:rPr>
        <w:t>,</w:t>
      </w:r>
      <w:r w:rsidR="00FD2593" w:rsidRPr="00FD2593">
        <w:rPr>
          <w:rFonts w:ascii="Times New Roman" w:hAnsi="Times New Roman" w:cs="Times New Roman"/>
        </w:rPr>
        <w:t xml:space="preserve"> </w:t>
      </w:r>
      <w:r w:rsidR="00FD2593" w:rsidRPr="00E968B5">
        <w:rPr>
          <w:rFonts w:ascii="Times New Roman" w:hAnsi="Times New Roman" w:cs="Times New Roman"/>
        </w:rPr>
        <w:t>of course</w:t>
      </w:r>
      <w:r w:rsidR="002117A5" w:rsidRPr="00E968B5">
        <w:rPr>
          <w:rFonts w:ascii="Times New Roman" w:hAnsi="Times New Roman" w:cs="Times New Roman"/>
        </w:rPr>
        <w:t>.</w:t>
      </w:r>
    </w:p>
    <w:p w14:paraId="61C56E71" w14:textId="77777777" w:rsidR="00233C74" w:rsidRPr="00E968B5" w:rsidRDefault="00233C74" w:rsidP="00823F84">
      <w:pPr>
        <w:spacing w:line="360" w:lineRule="auto"/>
        <w:jc w:val="both"/>
        <w:rPr>
          <w:rFonts w:ascii="Times New Roman" w:hAnsi="Times New Roman" w:cs="Times New Roman"/>
        </w:rPr>
      </w:pPr>
    </w:p>
    <w:p w14:paraId="6E2AC8B4" w14:textId="1CDC2E38" w:rsidR="00233C74" w:rsidRDefault="00233C74" w:rsidP="00233C74">
      <w:pPr>
        <w:spacing w:line="360" w:lineRule="auto"/>
        <w:jc w:val="center"/>
        <w:rPr>
          <w:rFonts w:ascii="Times New Roman" w:hAnsi="Times New Roman" w:cs="Times New Roman"/>
          <w:b/>
        </w:rPr>
      </w:pPr>
      <w:r w:rsidRPr="00E968B5">
        <w:rPr>
          <w:rFonts w:ascii="Times New Roman" w:hAnsi="Times New Roman" w:cs="Times New Roman"/>
          <w:b/>
        </w:rPr>
        <w:t>EVT</w:t>
      </w:r>
    </w:p>
    <w:p w14:paraId="7A62918E" w14:textId="77777777" w:rsidR="009B00E2" w:rsidRPr="00E968B5" w:rsidRDefault="009B00E2" w:rsidP="00233C74">
      <w:pPr>
        <w:spacing w:line="360" w:lineRule="auto"/>
        <w:jc w:val="center"/>
        <w:rPr>
          <w:rFonts w:ascii="Times New Roman" w:hAnsi="Times New Roman" w:cs="Times New Roman"/>
          <w:b/>
        </w:rPr>
      </w:pPr>
    </w:p>
    <w:p w14:paraId="3276F1A4" w14:textId="463222FD" w:rsidR="00B652A2" w:rsidRPr="00E968B5" w:rsidRDefault="00AC0502" w:rsidP="00993B02">
      <w:pPr>
        <w:spacing w:line="360" w:lineRule="auto"/>
        <w:jc w:val="both"/>
        <w:rPr>
          <w:rFonts w:ascii="Times New Roman" w:hAnsi="Times New Roman" w:cs="Times New Roman"/>
        </w:rPr>
      </w:pPr>
      <w:r>
        <w:rPr>
          <w:rFonts w:ascii="Times New Roman" w:hAnsi="Times New Roman" w:cs="Times New Roman"/>
        </w:rPr>
        <w:tab/>
      </w:r>
      <w:r w:rsidR="00993B02" w:rsidRPr="00E968B5">
        <w:rPr>
          <w:rFonts w:ascii="Times New Roman" w:hAnsi="Times New Roman" w:cs="Times New Roman"/>
        </w:rPr>
        <w:t xml:space="preserve">Open source EVT – </w:t>
      </w:r>
      <w:r w:rsidR="00993B02" w:rsidRPr="00E968B5">
        <w:rPr>
          <w:rFonts w:ascii="Times New Roman" w:hAnsi="Times New Roman" w:cs="Times New Roman"/>
          <w:i/>
        </w:rPr>
        <w:t>Edition Visualization Technology</w:t>
      </w:r>
      <w:r w:rsidR="00993B02" w:rsidRPr="00E968B5">
        <w:rPr>
          <w:rFonts w:ascii="Times New Roman" w:hAnsi="Times New Roman" w:cs="Times New Roman"/>
        </w:rPr>
        <w:t xml:space="preserve"> </w:t>
      </w:r>
      <w:r w:rsidR="00F80227" w:rsidRPr="00E968B5">
        <w:rPr>
          <w:rFonts w:ascii="Times New Roman" w:hAnsi="Times New Roman" w:cs="Times New Roman"/>
        </w:rPr>
        <w:t xml:space="preserve">– </w:t>
      </w:r>
      <w:r w:rsidR="00993B02" w:rsidRPr="00E968B5">
        <w:rPr>
          <w:rFonts w:ascii="Times New Roman" w:hAnsi="Times New Roman" w:cs="Times New Roman"/>
        </w:rPr>
        <w:t>is designed to produce and publish digital scholarly editions in TEI</w:t>
      </w:r>
      <w:r w:rsidR="00876943">
        <w:rPr>
          <w:rFonts w:ascii="Times New Roman" w:hAnsi="Times New Roman" w:cs="Times New Roman"/>
        </w:rPr>
        <w:t>.</w:t>
      </w:r>
      <w:r w:rsidR="00993B02" w:rsidRPr="00E968B5">
        <w:rPr>
          <w:rFonts w:ascii="Times New Roman" w:hAnsi="Times New Roman" w:cs="Times New Roman"/>
        </w:rPr>
        <w:t xml:space="preserve"> </w:t>
      </w:r>
      <w:r w:rsidR="00876943">
        <w:rPr>
          <w:rFonts w:ascii="Times New Roman" w:hAnsi="Times New Roman" w:cs="Times New Roman"/>
        </w:rPr>
        <w:t>A</w:t>
      </w:r>
      <w:r w:rsidR="00DA5EE1" w:rsidRPr="00E968B5">
        <w:rPr>
          <w:rFonts w:ascii="Times New Roman" w:hAnsi="Times New Roman" w:cs="Times New Roman"/>
        </w:rPr>
        <w:t xml:space="preserve">s with TEI CAT, </w:t>
      </w:r>
      <w:r w:rsidR="00993B02" w:rsidRPr="00E968B5">
        <w:rPr>
          <w:rFonts w:ascii="Times New Roman" w:hAnsi="Times New Roman" w:cs="Times New Roman"/>
        </w:rPr>
        <w:t xml:space="preserve">the encoding of the </w:t>
      </w:r>
      <w:r w:rsidR="00993B02" w:rsidRPr="00E968B5">
        <w:rPr>
          <w:rFonts w:ascii="Times New Roman" w:hAnsi="Times New Roman" w:cs="Times New Roman"/>
        </w:rPr>
        <w:lastRenderedPageBreak/>
        <w:t>critical apparatus with the parallel segmentation method is required.</w:t>
      </w:r>
      <w:r w:rsidR="00993B02" w:rsidRPr="00E968B5">
        <w:rPr>
          <w:rStyle w:val="FootnoteReference"/>
          <w:rFonts w:ascii="Times New Roman" w:hAnsi="Times New Roman" w:cs="Times New Roman"/>
        </w:rPr>
        <w:footnoteReference w:id="14"/>
      </w:r>
      <w:r w:rsidR="00993B02" w:rsidRPr="00E968B5">
        <w:rPr>
          <w:rFonts w:ascii="Times New Roman" w:hAnsi="Times New Roman" w:cs="Times New Roman"/>
        </w:rPr>
        <w:t xml:space="preserve"> </w:t>
      </w:r>
      <w:r w:rsidR="00876943">
        <w:rPr>
          <w:rFonts w:ascii="Times New Roman" w:hAnsi="Times New Roman" w:cs="Times New Roman"/>
        </w:rPr>
        <w:t>A</w:t>
      </w:r>
      <w:r w:rsidR="00876943" w:rsidRPr="00E968B5">
        <w:rPr>
          <w:rFonts w:ascii="Times New Roman" w:hAnsi="Times New Roman" w:cs="Times New Roman"/>
        </w:rPr>
        <w:t xml:space="preserve"> </w:t>
      </w:r>
      <w:r w:rsidR="00993B02" w:rsidRPr="00E968B5">
        <w:rPr>
          <w:rFonts w:ascii="Times New Roman" w:hAnsi="Times New Roman" w:cs="Times New Roman"/>
        </w:rPr>
        <w:t xml:space="preserve">group led by Roberto </w:t>
      </w:r>
      <w:proofErr w:type="spellStart"/>
      <w:r w:rsidR="00993B02" w:rsidRPr="00E968B5">
        <w:rPr>
          <w:rFonts w:ascii="Times New Roman" w:hAnsi="Times New Roman" w:cs="Times New Roman"/>
        </w:rPr>
        <w:t>Rosselli</w:t>
      </w:r>
      <w:proofErr w:type="spellEnd"/>
      <w:r w:rsidR="00993B02" w:rsidRPr="00E968B5">
        <w:rPr>
          <w:rFonts w:ascii="Times New Roman" w:hAnsi="Times New Roman" w:cs="Times New Roman"/>
        </w:rPr>
        <w:t xml:space="preserve"> del Turco conceived EVT with the explicit </w:t>
      </w:r>
      <w:r w:rsidR="00876943">
        <w:rPr>
          <w:rFonts w:ascii="Times New Roman" w:hAnsi="Times New Roman" w:cs="Times New Roman"/>
        </w:rPr>
        <w:t>aim</w:t>
      </w:r>
      <w:r w:rsidR="00876943" w:rsidRPr="00E968B5">
        <w:rPr>
          <w:rFonts w:ascii="Times New Roman" w:hAnsi="Times New Roman" w:cs="Times New Roman"/>
        </w:rPr>
        <w:t xml:space="preserve"> </w:t>
      </w:r>
      <w:r w:rsidR="00876943">
        <w:rPr>
          <w:rFonts w:ascii="Times New Roman" w:hAnsi="Times New Roman" w:cs="Times New Roman"/>
        </w:rPr>
        <w:t>of</w:t>
      </w:r>
      <w:r w:rsidR="00876943" w:rsidRPr="00E968B5">
        <w:rPr>
          <w:rFonts w:ascii="Times New Roman" w:hAnsi="Times New Roman" w:cs="Times New Roman"/>
        </w:rPr>
        <w:t xml:space="preserve"> </w:t>
      </w:r>
      <w:r w:rsidR="00993B02" w:rsidRPr="00E968B5">
        <w:rPr>
          <w:rFonts w:ascii="Times New Roman" w:hAnsi="Times New Roman" w:cs="Times New Roman"/>
        </w:rPr>
        <w:t>bridg</w:t>
      </w:r>
      <w:r w:rsidR="00876943">
        <w:rPr>
          <w:rFonts w:ascii="Times New Roman" w:hAnsi="Times New Roman" w:cs="Times New Roman"/>
        </w:rPr>
        <w:t>ing</w:t>
      </w:r>
      <w:r w:rsidR="00993B02" w:rsidRPr="00E968B5">
        <w:rPr>
          <w:rFonts w:ascii="Times New Roman" w:hAnsi="Times New Roman" w:cs="Times New Roman"/>
        </w:rPr>
        <w:t xml:space="preserve"> the gap between the </w:t>
      </w:r>
      <w:r w:rsidR="00993B02" w:rsidRPr="00E968B5">
        <w:rPr>
          <w:rFonts w:ascii="Times New Roman" w:hAnsi="Times New Roman" w:cs="Times New Roman"/>
          <w:i/>
        </w:rPr>
        <w:t>TEI Guidelines</w:t>
      </w:r>
      <w:r w:rsidR="00993B02" w:rsidRPr="00E968B5">
        <w:rPr>
          <w:rFonts w:ascii="Times New Roman" w:hAnsi="Times New Roman" w:cs="Times New Roman"/>
        </w:rPr>
        <w:t xml:space="preserve"> as a first-rate standard for the production of complex philological works, such as critical editions, and the problems that philologists </w:t>
      </w:r>
      <w:r w:rsidR="000C2834" w:rsidRPr="00E968B5">
        <w:rPr>
          <w:rFonts w:ascii="Times New Roman" w:hAnsi="Times New Roman" w:cs="Times New Roman"/>
        </w:rPr>
        <w:t>face</w:t>
      </w:r>
      <w:r w:rsidR="00993B02" w:rsidRPr="00E968B5">
        <w:rPr>
          <w:rFonts w:ascii="Times New Roman" w:hAnsi="Times New Roman" w:cs="Times New Roman"/>
        </w:rPr>
        <w:t xml:space="preserve"> when they want their editions </w:t>
      </w:r>
      <w:r w:rsidR="000C2834" w:rsidRPr="00E968B5">
        <w:rPr>
          <w:rFonts w:ascii="Times New Roman" w:hAnsi="Times New Roman" w:cs="Times New Roman"/>
        </w:rPr>
        <w:t>encoded</w:t>
      </w:r>
      <w:r w:rsidR="00993B02" w:rsidRPr="00E968B5">
        <w:rPr>
          <w:rFonts w:ascii="Times New Roman" w:hAnsi="Times New Roman" w:cs="Times New Roman"/>
        </w:rPr>
        <w:t xml:space="preserve"> in TEI visuali</w:t>
      </w:r>
      <w:r w:rsidR="00876943">
        <w:rPr>
          <w:rFonts w:ascii="Times New Roman" w:hAnsi="Times New Roman" w:cs="Times New Roman"/>
        </w:rPr>
        <w:t>s</w:t>
      </w:r>
      <w:r w:rsidR="00993B02" w:rsidRPr="00E968B5">
        <w:rPr>
          <w:rFonts w:ascii="Times New Roman" w:hAnsi="Times New Roman" w:cs="Times New Roman"/>
        </w:rPr>
        <w:t>ed and publi</w:t>
      </w:r>
      <w:r w:rsidR="00AE3CD4">
        <w:rPr>
          <w:rFonts w:ascii="Times New Roman" w:hAnsi="Times New Roman" w:cs="Times New Roman"/>
        </w:rPr>
        <w:t>shed online (</w:t>
      </w:r>
      <w:proofErr w:type="spellStart"/>
      <w:r w:rsidR="00AE3CD4">
        <w:rPr>
          <w:rFonts w:ascii="Times New Roman" w:hAnsi="Times New Roman" w:cs="Times New Roman"/>
        </w:rPr>
        <w:t>Rosselli</w:t>
      </w:r>
      <w:proofErr w:type="spellEnd"/>
      <w:r w:rsidR="00AE3CD4">
        <w:rPr>
          <w:rFonts w:ascii="Times New Roman" w:hAnsi="Times New Roman" w:cs="Times New Roman"/>
        </w:rPr>
        <w:t xml:space="preserve"> del Turco</w:t>
      </w:r>
      <w:r w:rsidR="00993B02" w:rsidRPr="00E968B5">
        <w:rPr>
          <w:rFonts w:ascii="Times New Roman" w:hAnsi="Times New Roman" w:cs="Times New Roman"/>
        </w:rPr>
        <w:t xml:space="preserve"> 201</w:t>
      </w:r>
      <w:ins w:id="4" w:author="Microsoft Office User" w:date="2019-06-21T14:14:00Z">
        <w:r w:rsidR="000A3768">
          <w:rPr>
            <w:rFonts w:ascii="Times New Roman" w:hAnsi="Times New Roman" w:cs="Times New Roman"/>
          </w:rPr>
          <w:t>4</w:t>
        </w:r>
      </w:ins>
      <w:del w:id="5" w:author="Microsoft Office User" w:date="2019-06-21T14:14:00Z">
        <w:r w:rsidR="00993B02" w:rsidRPr="00E968B5" w:rsidDel="000A3768">
          <w:rPr>
            <w:rFonts w:ascii="Times New Roman" w:hAnsi="Times New Roman" w:cs="Times New Roman"/>
          </w:rPr>
          <w:delText>5</w:delText>
        </w:r>
      </w:del>
      <w:r w:rsidR="00993B02" w:rsidRPr="00E968B5">
        <w:rPr>
          <w:rFonts w:ascii="Times New Roman" w:hAnsi="Times New Roman" w:cs="Times New Roman"/>
        </w:rPr>
        <w:t>).</w:t>
      </w:r>
      <w:r w:rsidR="00B652A2" w:rsidRPr="00E968B5">
        <w:rPr>
          <w:rFonts w:ascii="Times New Roman" w:hAnsi="Times New Roman" w:cs="Times New Roman"/>
        </w:rPr>
        <w:t xml:space="preserve"> </w:t>
      </w:r>
      <w:r w:rsidR="00876943">
        <w:rPr>
          <w:rFonts w:ascii="Times New Roman" w:hAnsi="Times New Roman" w:cs="Times New Roman"/>
        </w:rPr>
        <w:t>Whether</w:t>
      </w:r>
      <w:r w:rsidR="00DA5EE1" w:rsidRPr="00E968B5">
        <w:rPr>
          <w:rFonts w:ascii="Times New Roman" w:hAnsi="Times New Roman" w:cs="Times New Roman"/>
        </w:rPr>
        <w:t xml:space="preserve"> locally or online, </w:t>
      </w:r>
      <w:r w:rsidR="00993B02" w:rsidRPr="00E968B5">
        <w:rPr>
          <w:rFonts w:ascii="Times New Roman" w:hAnsi="Times New Roman" w:cs="Times New Roman"/>
        </w:rPr>
        <w:t xml:space="preserve">EVT is opened and used as a web page in </w:t>
      </w:r>
      <w:r w:rsidR="007425FD">
        <w:rPr>
          <w:rFonts w:ascii="Times New Roman" w:hAnsi="Times New Roman" w:cs="Times New Roman"/>
        </w:rPr>
        <w:t>the selected</w:t>
      </w:r>
      <w:r w:rsidR="00993B02" w:rsidRPr="00E968B5">
        <w:rPr>
          <w:rFonts w:ascii="Times New Roman" w:hAnsi="Times New Roman" w:cs="Times New Roman"/>
        </w:rPr>
        <w:t xml:space="preserve"> browser. </w:t>
      </w:r>
      <w:r w:rsidR="000C2834" w:rsidRPr="00E968B5">
        <w:rPr>
          <w:rFonts w:ascii="Times New Roman" w:hAnsi="Times New Roman" w:cs="Times New Roman"/>
        </w:rPr>
        <w:t xml:space="preserve">The tool </w:t>
      </w:r>
      <w:r w:rsidR="008E1DB4">
        <w:rPr>
          <w:rFonts w:ascii="Times New Roman" w:hAnsi="Times New Roman" w:cs="Times New Roman"/>
        </w:rPr>
        <w:t>is</w:t>
      </w:r>
      <w:r w:rsidR="008E1DB4" w:rsidRPr="00E968B5">
        <w:rPr>
          <w:rFonts w:ascii="Times New Roman" w:hAnsi="Times New Roman" w:cs="Times New Roman"/>
        </w:rPr>
        <w:t xml:space="preserve"> </w:t>
      </w:r>
      <w:r w:rsidR="000C2834" w:rsidRPr="00E968B5">
        <w:rPr>
          <w:rFonts w:ascii="Times New Roman" w:hAnsi="Times New Roman" w:cs="Times New Roman"/>
        </w:rPr>
        <w:t>d</w:t>
      </w:r>
      <w:r w:rsidR="00993B02" w:rsidRPr="00E968B5">
        <w:rPr>
          <w:rFonts w:ascii="Times New Roman" w:hAnsi="Times New Roman" w:cs="Times New Roman"/>
        </w:rPr>
        <w:t xml:space="preserve">esigned as a dynamic environment, </w:t>
      </w:r>
      <w:r w:rsidR="008E1DB4">
        <w:rPr>
          <w:rFonts w:ascii="Times New Roman" w:hAnsi="Times New Roman" w:cs="Times New Roman"/>
        </w:rPr>
        <w:t xml:space="preserve">with </w:t>
      </w:r>
      <w:proofErr w:type="spellStart"/>
      <w:r w:rsidR="00993B02" w:rsidRPr="00E968B5">
        <w:rPr>
          <w:rFonts w:ascii="Times New Roman" w:hAnsi="Times New Roman" w:cs="Times New Roman"/>
        </w:rPr>
        <w:t>Javascript</w:t>
      </w:r>
      <w:proofErr w:type="spellEnd"/>
      <w:r w:rsidR="00993B02" w:rsidRPr="00E968B5">
        <w:rPr>
          <w:rFonts w:ascii="Times New Roman" w:hAnsi="Times New Roman" w:cs="Times New Roman"/>
        </w:rPr>
        <w:t xml:space="preserve"> </w:t>
      </w:r>
      <w:r w:rsidR="008E1DB4">
        <w:rPr>
          <w:rFonts w:ascii="Times New Roman" w:hAnsi="Times New Roman" w:cs="Times New Roman"/>
        </w:rPr>
        <w:t>being</w:t>
      </w:r>
      <w:r w:rsidR="008E1DB4" w:rsidRPr="00E968B5">
        <w:rPr>
          <w:rFonts w:ascii="Times New Roman" w:hAnsi="Times New Roman" w:cs="Times New Roman"/>
        </w:rPr>
        <w:t xml:space="preserve"> </w:t>
      </w:r>
      <w:r w:rsidR="00993B02" w:rsidRPr="00E968B5">
        <w:rPr>
          <w:rFonts w:ascii="Times New Roman" w:hAnsi="Times New Roman" w:cs="Times New Roman"/>
        </w:rPr>
        <w:t>used to upgrade HTML options. It offers a range of options for displaying critical text</w:t>
      </w:r>
      <w:r w:rsidR="000C2834" w:rsidRPr="00E968B5">
        <w:rPr>
          <w:rFonts w:ascii="Times New Roman" w:hAnsi="Times New Roman" w:cs="Times New Roman"/>
        </w:rPr>
        <w:t>s</w:t>
      </w:r>
      <w:r w:rsidR="00993B02" w:rsidRPr="00E968B5">
        <w:rPr>
          <w:rFonts w:ascii="Times New Roman" w:hAnsi="Times New Roman" w:cs="Times New Roman"/>
        </w:rPr>
        <w:t xml:space="preserve"> and </w:t>
      </w:r>
      <w:r w:rsidR="000C2834" w:rsidRPr="00E968B5">
        <w:rPr>
          <w:rFonts w:ascii="Times New Roman" w:hAnsi="Times New Roman" w:cs="Times New Roman"/>
        </w:rPr>
        <w:t xml:space="preserve">their </w:t>
      </w:r>
      <w:r w:rsidR="00993B02" w:rsidRPr="00E968B5">
        <w:rPr>
          <w:rFonts w:ascii="Times New Roman" w:hAnsi="Times New Roman" w:cs="Times New Roman"/>
        </w:rPr>
        <w:t>varia</w:t>
      </w:r>
      <w:r w:rsidR="000C2834" w:rsidRPr="00E968B5">
        <w:rPr>
          <w:rFonts w:ascii="Times New Roman" w:hAnsi="Times New Roman" w:cs="Times New Roman"/>
        </w:rPr>
        <w:t>nts</w:t>
      </w:r>
      <w:r w:rsidR="00993B02" w:rsidRPr="00E968B5">
        <w:rPr>
          <w:rFonts w:ascii="Times New Roman" w:hAnsi="Times New Roman" w:cs="Times New Roman"/>
        </w:rPr>
        <w:t xml:space="preserve">, including a parallel version and various details about </w:t>
      </w:r>
      <w:r w:rsidR="003E7D99">
        <w:rPr>
          <w:rFonts w:ascii="Times New Roman" w:hAnsi="Times New Roman" w:cs="Times New Roman"/>
        </w:rPr>
        <w:t>the</w:t>
      </w:r>
      <w:r w:rsidR="003E7D99" w:rsidRPr="00E968B5">
        <w:rPr>
          <w:rFonts w:ascii="Times New Roman" w:hAnsi="Times New Roman" w:cs="Times New Roman"/>
        </w:rPr>
        <w:t xml:space="preserve"> </w:t>
      </w:r>
      <w:r w:rsidR="00993B02" w:rsidRPr="00E968B5">
        <w:rPr>
          <w:rFonts w:ascii="Times New Roman" w:hAnsi="Times New Roman" w:cs="Times New Roman"/>
        </w:rPr>
        <w:t>particular unit</w:t>
      </w:r>
      <w:r w:rsidR="003E7D99">
        <w:rPr>
          <w:rFonts w:ascii="Times New Roman" w:hAnsi="Times New Roman" w:cs="Times New Roman"/>
        </w:rPr>
        <w:t>s</w:t>
      </w:r>
      <w:r w:rsidR="00993B02" w:rsidRPr="00E968B5">
        <w:rPr>
          <w:rFonts w:ascii="Times New Roman" w:hAnsi="Times New Roman" w:cs="Times New Roman"/>
        </w:rPr>
        <w:t xml:space="preserve"> of the </w:t>
      </w:r>
      <w:r w:rsidR="000C2834" w:rsidRPr="00E968B5">
        <w:rPr>
          <w:rFonts w:ascii="Times New Roman" w:hAnsi="Times New Roman" w:cs="Times New Roman"/>
        </w:rPr>
        <w:t>apparatus</w:t>
      </w:r>
      <w:r w:rsidR="003E7D99">
        <w:rPr>
          <w:rFonts w:ascii="Times New Roman" w:hAnsi="Times New Roman" w:cs="Times New Roman"/>
        </w:rPr>
        <w:t>,</w:t>
      </w:r>
      <w:r w:rsidR="00993B02" w:rsidRPr="00E968B5">
        <w:rPr>
          <w:rFonts w:ascii="Times New Roman" w:hAnsi="Times New Roman" w:cs="Times New Roman"/>
        </w:rPr>
        <w:t xml:space="preserve"> which can be freely selected by switching </w:t>
      </w:r>
      <w:r w:rsidR="008239B7" w:rsidRPr="00E968B5">
        <w:rPr>
          <w:rFonts w:ascii="Times New Roman" w:hAnsi="Times New Roman" w:cs="Times New Roman"/>
        </w:rPr>
        <w:t xml:space="preserve">between </w:t>
      </w:r>
      <w:r w:rsidR="00993B02" w:rsidRPr="00E968B5">
        <w:rPr>
          <w:rFonts w:ascii="Times New Roman" w:hAnsi="Times New Roman" w:cs="Times New Roman"/>
        </w:rPr>
        <w:t xml:space="preserve">and </w:t>
      </w:r>
      <w:r w:rsidR="008239B7" w:rsidRPr="00E968B5">
        <w:rPr>
          <w:rFonts w:ascii="Times New Roman" w:hAnsi="Times New Roman" w:cs="Times New Roman"/>
        </w:rPr>
        <w:t xml:space="preserve">generating </w:t>
      </w:r>
      <w:r w:rsidR="00993B02" w:rsidRPr="00E968B5">
        <w:rPr>
          <w:rFonts w:ascii="Times New Roman" w:hAnsi="Times New Roman" w:cs="Times New Roman"/>
        </w:rPr>
        <w:t xml:space="preserve">various displays </w:t>
      </w:r>
      <w:r w:rsidR="008239B7" w:rsidRPr="00E968B5">
        <w:rPr>
          <w:rFonts w:ascii="Times New Roman" w:hAnsi="Times New Roman" w:cs="Times New Roman"/>
        </w:rPr>
        <w:t xml:space="preserve">in real time </w:t>
      </w:r>
      <w:r w:rsidR="00993B02" w:rsidRPr="00E968B5">
        <w:rPr>
          <w:rFonts w:ascii="Times New Roman" w:hAnsi="Times New Roman" w:cs="Times New Roman"/>
        </w:rPr>
        <w:t xml:space="preserve">(see Figure </w:t>
      </w:r>
      <w:r w:rsidR="00DE009A">
        <w:rPr>
          <w:rFonts w:ascii="Times New Roman" w:hAnsi="Times New Roman" w:cs="Times New Roman"/>
        </w:rPr>
        <w:t>6</w:t>
      </w:r>
      <w:r w:rsidR="00993B02" w:rsidRPr="00E968B5">
        <w:rPr>
          <w:rFonts w:ascii="Times New Roman" w:hAnsi="Times New Roman" w:cs="Times New Roman"/>
        </w:rPr>
        <w:t xml:space="preserve">). Among the options that would be </w:t>
      </w:r>
      <w:r w:rsidR="008239B7" w:rsidRPr="00E968B5">
        <w:rPr>
          <w:rFonts w:ascii="Times New Roman" w:hAnsi="Times New Roman" w:cs="Times New Roman"/>
        </w:rPr>
        <w:t xml:space="preserve">welcome </w:t>
      </w:r>
      <w:r w:rsidR="00993B02" w:rsidRPr="00E968B5">
        <w:rPr>
          <w:rFonts w:ascii="Times New Roman" w:hAnsi="Times New Roman" w:cs="Times New Roman"/>
        </w:rPr>
        <w:t xml:space="preserve">for the type of </w:t>
      </w:r>
      <w:r w:rsidR="008239B7" w:rsidRPr="00E968B5">
        <w:rPr>
          <w:rFonts w:ascii="Times New Roman" w:hAnsi="Times New Roman" w:cs="Times New Roman"/>
        </w:rPr>
        <w:t>editions</w:t>
      </w:r>
      <w:r w:rsidR="00993B02" w:rsidRPr="00E968B5">
        <w:rPr>
          <w:rFonts w:ascii="Times New Roman" w:hAnsi="Times New Roman" w:cs="Times New Roman"/>
        </w:rPr>
        <w:t xml:space="preserve"> </w:t>
      </w:r>
      <w:r w:rsidR="008239B7" w:rsidRPr="00E968B5">
        <w:rPr>
          <w:rFonts w:ascii="Times New Roman" w:hAnsi="Times New Roman" w:cs="Times New Roman"/>
        </w:rPr>
        <w:t xml:space="preserve">contained in </w:t>
      </w:r>
      <w:r w:rsidR="00993B02" w:rsidRPr="00E968B5">
        <w:rPr>
          <w:rFonts w:ascii="Times New Roman" w:hAnsi="Times New Roman" w:cs="Times New Roman"/>
        </w:rPr>
        <w:t xml:space="preserve">the </w:t>
      </w:r>
      <w:proofErr w:type="spellStart"/>
      <w:r w:rsidR="00993B02" w:rsidRPr="00E968B5">
        <w:rPr>
          <w:rFonts w:ascii="Times New Roman" w:hAnsi="Times New Roman" w:cs="Times New Roman"/>
        </w:rPr>
        <w:t>eZISS</w:t>
      </w:r>
      <w:proofErr w:type="spellEnd"/>
      <w:r w:rsidR="00993B02" w:rsidRPr="00E968B5">
        <w:rPr>
          <w:rFonts w:ascii="Times New Roman" w:hAnsi="Times New Roman" w:cs="Times New Roman"/>
        </w:rPr>
        <w:t xml:space="preserve"> library are support for the dynamic display of digital facsimiles, support </w:t>
      </w:r>
      <w:r w:rsidR="008239B7" w:rsidRPr="00E968B5">
        <w:rPr>
          <w:rFonts w:ascii="Times New Roman" w:hAnsi="Times New Roman" w:cs="Times New Roman"/>
        </w:rPr>
        <w:t>for</w:t>
      </w:r>
      <w:r w:rsidR="00993B02" w:rsidRPr="00E968B5">
        <w:rPr>
          <w:rFonts w:ascii="Times New Roman" w:hAnsi="Times New Roman" w:cs="Times New Roman"/>
        </w:rPr>
        <w:t xml:space="preserve"> the designated entities and their lists, </w:t>
      </w:r>
      <w:r w:rsidR="008239B7" w:rsidRPr="00E968B5">
        <w:rPr>
          <w:rFonts w:ascii="Times New Roman" w:hAnsi="Times New Roman" w:cs="Times New Roman"/>
        </w:rPr>
        <w:t>such as place</w:t>
      </w:r>
      <w:r w:rsidR="00993B02" w:rsidRPr="00E968B5">
        <w:rPr>
          <w:rFonts w:ascii="Times New Roman" w:hAnsi="Times New Roman" w:cs="Times New Roman"/>
        </w:rPr>
        <w:t xml:space="preserve"> and personal names, etc. (</w:t>
      </w:r>
      <w:r w:rsidR="00DA5EE1" w:rsidRPr="00E968B5">
        <w:rPr>
          <w:rFonts w:ascii="Times New Roman" w:hAnsi="Times New Roman" w:cs="Times New Roman"/>
        </w:rPr>
        <w:t>clearly,</w:t>
      </w:r>
      <w:r w:rsidR="00993B02" w:rsidRPr="00E968B5">
        <w:rPr>
          <w:rFonts w:ascii="Times New Roman" w:hAnsi="Times New Roman" w:cs="Times New Roman"/>
        </w:rPr>
        <w:t xml:space="preserve"> the</w:t>
      </w:r>
      <w:r w:rsidR="008239B7" w:rsidRPr="00E968B5">
        <w:rPr>
          <w:rFonts w:ascii="Times New Roman" w:hAnsi="Times New Roman" w:cs="Times New Roman"/>
        </w:rPr>
        <w:t>se</w:t>
      </w:r>
      <w:r w:rsidR="00993B02" w:rsidRPr="00E968B5">
        <w:rPr>
          <w:rFonts w:ascii="Times New Roman" w:hAnsi="Times New Roman" w:cs="Times New Roman"/>
        </w:rPr>
        <w:t xml:space="preserve"> must be appropriately </w:t>
      </w:r>
      <w:r w:rsidR="008239B7" w:rsidRPr="00E968B5">
        <w:rPr>
          <w:rFonts w:ascii="Times New Roman" w:hAnsi="Times New Roman" w:cs="Times New Roman"/>
        </w:rPr>
        <w:t>encoded</w:t>
      </w:r>
      <w:r w:rsidR="00993B02" w:rsidRPr="00E968B5">
        <w:rPr>
          <w:rFonts w:ascii="Times New Roman" w:hAnsi="Times New Roman" w:cs="Times New Roman"/>
        </w:rPr>
        <w:t xml:space="preserve"> in TEI)</w:t>
      </w:r>
      <w:r w:rsidR="008239B7" w:rsidRPr="00E968B5">
        <w:rPr>
          <w:rFonts w:ascii="Times New Roman" w:hAnsi="Times New Roman" w:cs="Times New Roman"/>
        </w:rPr>
        <w:t>,</w:t>
      </w:r>
      <w:r w:rsidR="00993B02" w:rsidRPr="00E968B5">
        <w:rPr>
          <w:rFonts w:ascii="Times New Roman" w:hAnsi="Times New Roman" w:cs="Times New Roman"/>
        </w:rPr>
        <w:t xml:space="preserve"> and a high level of ad</w:t>
      </w:r>
      <w:r w:rsidR="00DA5EE1" w:rsidRPr="00E968B5">
        <w:rPr>
          <w:rFonts w:ascii="Times New Roman" w:hAnsi="Times New Roman" w:cs="Times New Roman"/>
        </w:rPr>
        <w:t>aptability</w:t>
      </w:r>
      <w:r w:rsidR="00993B02" w:rsidRPr="00E968B5">
        <w:rPr>
          <w:rFonts w:ascii="Times New Roman" w:hAnsi="Times New Roman" w:cs="Times New Roman"/>
        </w:rPr>
        <w:t xml:space="preserve"> to </w:t>
      </w:r>
      <w:r w:rsidR="00990A92" w:rsidRPr="00E968B5">
        <w:rPr>
          <w:rFonts w:ascii="Times New Roman" w:hAnsi="Times New Roman" w:cs="Times New Roman"/>
        </w:rPr>
        <w:t xml:space="preserve">specific </w:t>
      </w:r>
      <w:r w:rsidR="00993B02" w:rsidRPr="00E968B5">
        <w:rPr>
          <w:rFonts w:ascii="Times New Roman" w:hAnsi="Times New Roman" w:cs="Times New Roman"/>
        </w:rPr>
        <w:t>project needs.</w:t>
      </w:r>
    </w:p>
    <w:p w14:paraId="18210090" w14:textId="0C516D99" w:rsidR="00DF25F2" w:rsidRPr="00E968B5" w:rsidRDefault="00AC0502" w:rsidP="00B42E76">
      <w:pPr>
        <w:spacing w:line="360" w:lineRule="auto"/>
        <w:jc w:val="both"/>
        <w:rPr>
          <w:rFonts w:ascii="Times New Roman" w:hAnsi="Times New Roman" w:cs="Times New Roman"/>
        </w:rPr>
      </w:pPr>
      <w:r>
        <w:rPr>
          <w:rFonts w:ascii="Times New Roman" w:hAnsi="Times New Roman" w:cs="Times New Roman"/>
        </w:rPr>
        <w:tab/>
      </w:r>
      <w:r w:rsidR="00DF25F2" w:rsidRPr="00E968B5">
        <w:rPr>
          <w:rFonts w:ascii="Times New Roman" w:hAnsi="Times New Roman" w:cs="Times New Roman"/>
        </w:rPr>
        <w:t xml:space="preserve">The conception of </w:t>
      </w:r>
      <w:r w:rsidR="00D8524E">
        <w:rPr>
          <w:rFonts w:ascii="Times New Roman" w:hAnsi="Times New Roman" w:cs="Times New Roman"/>
        </w:rPr>
        <w:t xml:space="preserve">the </w:t>
      </w:r>
      <w:r w:rsidR="00DF25F2" w:rsidRPr="00E968B5">
        <w:rPr>
          <w:rFonts w:ascii="Times New Roman" w:hAnsi="Times New Roman" w:cs="Times New Roman"/>
        </w:rPr>
        <w:t xml:space="preserve">EVT tool is determined </w:t>
      </w:r>
      <w:r w:rsidR="00D8524E">
        <w:rPr>
          <w:rFonts w:ascii="Times New Roman" w:hAnsi="Times New Roman" w:cs="Times New Roman"/>
        </w:rPr>
        <w:t>by</w:t>
      </w:r>
      <w:r w:rsidR="00D8524E" w:rsidRPr="00E968B5">
        <w:rPr>
          <w:rFonts w:ascii="Times New Roman" w:hAnsi="Times New Roman" w:cs="Times New Roman"/>
        </w:rPr>
        <w:t xml:space="preserve"> </w:t>
      </w:r>
      <w:r w:rsidR="00DF25F2" w:rsidRPr="00E968B5">
        <w:rPr>
          <w:rFonts w:ascii="Times New Roman" w:hAnsi="Times New Roman" w:cs="Times New Roman"/>
        </w:rPr>
        <w:t>the common conceptual world of Western European philology</w:t>
      </w:r>
      <w:r w:rsidR="00D8524E">
        <w:rPr>
          <w:rFonts w:ascii="Times New Roman" w:hAnsi="Times New Roman" w:cs="Times New Roman"/>
        </w:rPr>
        <w:t>,</w:t>
      </w:r>
      <w:r w:rsidR="00DF25F2" w:rsidRPr="00E968B5">
        <w:rPr>
          <w:rFonts w:ascii="Times New Roman" w:hAnsi="Times New Roman" w:cs="Times New Roman"/>
        </w:rPr>
        <w:t xml:space="preserve"> whereby the critical editor </w:t>
      </w:r>
      <w:r w:rsidR="00DA5EE1" w:rsidRPr="00E968B5">
        <w:rPr>
          <w:rFonts w:ascii="Times New Roman" w:hAnsi="Times New Roman" w:cs="Times New Roman"/>
        </w:rPr>
        <w:t>normally</w:t>
      </w:r>
      <w:r w:rsidR="00DF25F2" w:rsidRPr="00E968B5">
        <w:rPr>
          <w:rFonts w:ascii="Times New Roman" w:hAnsi="Times New Roman" w:cs="Times New Roman"/>
        </w:rPr>
        <w:t xml:space="preserve"> choses to present the text of one selected manuscript accompanied </w:t>
      </w:r>
      <w:r w:rsidR="00D8524E">
        <w:rPr>
          <w:rFonts w:ascii="Times New Roman" w:hAnsi="Times New Roman" w:cs="Times New Roman"/>
        </w:rPr>
        <w:t>by</w:t>
      </w:r>
      <w:r w:rsidR="00D8524E" w:rsidRPr="00E968B5">
        <w:rPr>
          <w:rFonts w:ascii="Times New Roman" w:hAnsi="Times New Roman" w:cs="Times New Roman"/>
        </w:rPr>
        <w:t xml:space="preserve"> </w:t>
      </w:r>
      <w:r w:rsidR="00DF25F2" w:rsidRPr="00E968B5">
        <w:rPr>
          <w:rFonts w:ascii="Times New Roman" w:hAnsi="Times New Roman" w:cs="Times New Roman"/>
        </w:rPr>
        <w:t xml:space="preserve">a smaller or larger number of versions of the same text presented in the form of a critical apparatus. This concept is based on a rich textual tradition composed of thousands of medieval manuscripts both in Latin and in </w:t>
      </w:r>
      <w:r w:rsidR="00FD16B3" w:rsidRPr="00E968B5">
        <w:rPr>
          <w:rFonts w:ascii="Times New Roman" w:hAnsi="Times New Roman" w:cs="Times New Roman"/>
        </w:rPr>
        <w:t xml:space="preserve">various </w:t>
      </w:r>
      <w:r w:rsidR="00DF25F2" w:rsidRPr="00E968B5">
        <w:rPr>
          <w:rFonts w:ascii="Times New Roman" w:hAnsi="Times New Roman" w:cs="Times New Roman"/>
        </w:rPr>
        <w:t>vernacular</w:t>
      </w:r>
      <w:r w:rsidR="00FD16B3" w:rsidRPr="00E968B5">
        <w:rPr>
          <w:rFonts w:ascii="Times New Roman" w:hAnsi="Times New Roman" w:cs="Times New Roman"/>
        </w:rPr>
        <w:t>s.</w:t>
      </w:r>
      <w:r w:rsidR="00DF25F2" w:rsidRPr="00E968B5">
        <w:rPr>
          <w:rFonts w:ascii="Times New Roman" w:hAnsi="Times New Roman" w:cs="Times New Roman"/>
        </w:rPr>
        <w:t xml:space="preserve"> For example, the </w:t>
      </w:r>
      <w:r w:rsidR="00DA5EE1" w:rsidRPr="00E968B5">
        <w:rPr>
          <w:rFonts w:ascii="Times New Roman" w:hAnsi="Times New Roman" w:cs="Times New Roman"/>
        </w:rPr>
        <w:t>digital</w:t>
      </w:r>
      <w:r w:rsidR="00DF25F2" w:rsidRPr="00E968B5">
        <w:rPr>
          <w:rFonts w:ascii="Times New Roman" w:hAnsi="Times New Roman" w:cs="Times New Roman"/>
        </w:rPr>
        <w:t xml:space="preserve"> edition of Chaucer</w:t>
      </w:r>
      <w:r w:rsidR="00FD16B3" w:rsidRPr="00E968B5">
        <w:rPr>
          <w:rFonts w:ascii="Times New Roman" w:hAnsi="Times New Roman" w:cs="Times New Roman"/>
        </w:rPr>
        <w:t>’</w:t>
      </w:r>
      <w:r w:rsidR="00DF25F2" w:rsidRPr="00E968B5">
        <w:rPr>
          <w:rFonts w:ascii="Times New Roman" w:hAnsi="Times New Roman" w:cs="Times New Roman"/>
        </w:rPr>
        <w:t xml:space="preserve">s </w:t>
      </w:r>
      <w:r w:rsidR="00DF25F2" w:rsidRPr="00E968B5">
        <w:rPr>
          <w:rFonts w:ascii="Times New Roman" w:hAnsi="Times New Roman" w:cs="Times New Roman"/>
          <w:i/>
        </w:rPr>
        <w:t>Canterbury Tales</w:t>
      </w:r>
      <w:r w:rsidR="00DF25F2" w:rsidRPr="00E968B5">
        <w:rPr>
          <w:rFonts w:ascii="Times New Roman" w:hAnsi="Times New Roman" w:cs="Times New Roman"/>
        </w:rPr>
        <w:t xml:space="preserve"> prepared by Peter Robinson is based on a transcription of these stories in </w:t>
      </w:r>
      <w:r w:rsidR="00FD16B3" w:rsidRPr="00E968B5">
        <w:rPr>
          <w:rFonts w:ascii="Times New Roman" w:hAnsi="Times New Roman" w:cs="Times New Roman"/>
        </w:rPr>
        <w:t>around</w:t>
      </w:r>
      <w:r w:rsidR="00DF25F2" w:rsidRPr="00E968B5">
        <w:rPr>
          <w:rFonts w:ascii="Times New Roman" w:hAnsi="Times New Roman" w:cs="Times New Roman"/>
        </w:rPr>
        <w:t xml:space="preserve"> 80 preserved manuscripts and incunabula. </w:t>
      </w:r>
      <w:r w:rsidR="00D8524E">
        <w:rPr>
          <w:rFonts w:ascii="Times New Roman" w:hAnsi="Times New Roman" w:cs="Times New Roman"/>
        </w:rPr>
        <w:t xml:space="preserve">The </w:t>
      </w:r>
      <w:r w:rsidR="00DF25F2" w:rsidRPr="00E968B5">
        <w:rPr>
          <w:rFonts w:ascii="Times New Roman" w:hAnsi="Times New Roman" w:cs="Times New Roman"/>
        </w:rPr>
        <w:t>Sloven</w:t>
      </w:r>
      <w:r w:rsidR="00FD16B3" w:rsidRPr="00E968B5">
        <w:rPr>
          <w:rFonts w:ascii="Times New Roman" w:hAnsi="Times New Roman" w:cs="Times New Roman"/>
        </w:rPr>
        <w:t>ian</w:t>
      </w:r>
      <w:r w:rsidR="00DF25F2" w:rsidRPr="00E968B5">
        <w:rPr>
          <w:rFonts w:ascii="Times New Roman" w:hAnsi="Times New Roman" w:cs="Times New Roman"/>
        </w:rPr>
        <w:t xml:space="preserve"> textual tradition is much less extensive: texts have been preserved in several versions only </w:t>
      </w:r>
      <w:r w:rsidR="00FD16B3" w:rsidRPr="00E968B5">
        <w:rPr>
          <w:rFonts w:ascii="Times New Roman" w:hAnsi="Times New Roman" w:cs="Times New Roman"/>
        </w:rPr>
        <w:t>since</w:t>
      </w:r>
      <w:r w:rsidR="00DF25F2" w:rsidRPr="00E968B5">
        <w:rPr>
          <w:rFonts w:ascii="Times New Roman" w:hAnsi="Times New Roman" w:cs="Times New Roman"/>
        </w:rPr>
        <w:t xml:space="preserve"> the </w:t>
      </w:r>
      <w:r w:rsidR="005F6E9E" w:rsidRPr="00E968B5">
        <w:rPr>
          <w:rFonts w:ascii="Times New Roman" w:hAnsi="Times New Roman" w:cs="Times New Roman"/>
        </w:rPr>
        <w:t>early modern era</w:t>
      </w:r>
      <w:r w:rsidR="00DF25F2" w:rsidRPr="00E968B5">
        <w:rPr>
          <w:rFonts w:ascii="Times New Roman" w:hAnsi="Times New Roman" w:cs="Times New Roman"/>
        </w:rPr>
        <w:t xml:space="preserve">, </w:t>
      </w:r>
      <w:r w:rsidR="00213F8B">
        <w:rPr>
          <w:rFonts w:ascii="Times New Roman" w:hAnsi="Times New Roman" w:cs="Times New Roman"/>
        </w:rPr>
        <w:t>while</w:t>
      </w:r>
      <w:r w:rsidR="00213F8B" w:rsidRPr="00E968B5">
        <w:rPr>
          <w:rFonts w:ascii="Times New Roman" w:hAnsi="Times New Roman" w:cs="Times New Roman"/>
        </w:rPr>
        <w:t xml:space="preserve"> </w:t>
      </w:r>
      <w:r w:rsidR="005F6E9E" w:rsidRPr="00E968B5">
        <w:rPr>
          <w:rFonts w:ascii="Times New Roman" w:hAnsi="Times New Roman" w:cs="Times New Roman"/>
        </w:rPr>
        <w:t xml:space="preserve">it is only from the eighteenth century onwards that </w:t>
      </w:r>
      <w:r w:rsidR="00D8524E">
        <w:rPr>
          <w:rFonts w:ascii="Times New Roman" w:hAnsi="Times New Roman" w:cs="Times New Roman"/>
        </w:rPr>
        <w:t xml:space="preserve">the </w:t>
      </w:r>
      <w:r w:rsidR="00DF25F2" w:rsidRPr="00E968B5">
        <w:rPr>
          <w:rFonts w:ascii="Times New Roman" w:hAnsi="Times New Roman" w:cs="Times New Roman"/>
        </w:rPr>
        <w:t>Sloven</w:t>
      </w:r>
      <w:r w:rsidR="00FD16B3" w:rsidRPr="00E968B5">
        <w:rPr>
          <w:rFonts w:ascii="Times New Roman" w:hAnsi="Times New Roman" w:cs="Times New Roman"/>
        </w:rPr>
        <w:t>ian</w:t>
      </w:r>
      <w:r w:rsidR="00DF25F2" w:rsidRPr="00E968B5">
        <w:rPr>
          <w:rFonts w:ascii="Times New Roman" w:hAnsi="Times New Roman" w:cs="Times New Roman"/>
        </w:rPr>
        <w:t xml:space="preserve"> </w:t>
      </w:r>
      <w:r w:rsidR="005F6E9E" w:rsidRPr="00E968B5">
        <w:rPr>
          <w:rFonts w:ascii="Times New Roman" w:hAnsi="Times New Roman" w:cs="Times New Roman"/>
        </w:rPr>
        <w:t xml:space="preserve">literary </w:t>
      </w:r>
      <w:r w:rsidR="00DA5EE1" w:rsidRPr="00E968B5">
        <w:rPr>
          <w:rFonts w:ascii="Times New Roman" w:hAnsi="Times New Roman" w:cs="Times New Roman"/>
        </w:rPr>
        <w:t>tradition</w:t>
      </w:r>
      <w:r w:rsidR="00DF25F2" w:rsidRPr="00E968B5">
        <w:rPr>
          <w:rFonts w:ascii="Times New Roman" w:hAnsi="Times New Roman" w:cs="Times New Roman"/>
        </w:rPr>
        <w:t xml:space="preserve"> </w:t>
      </w:r>
      <w:r w:rsidR="00053768">
        <w:rPr>
          <w:rFonts w:ascii="Times New Roman" w:hAnsi="Times New Roman" w:cs="Times New Roman"/>
        </w:rPr>
        <w:t>offers</w:t>
      </w:r>
      <w:r w:rsidR="00053768" w:rsidRPr="00E968B5">
        <w:rPr>
          <w:rFonts w:ascii="Times New Roman" w:hAnsi="Times New Roman" w:cs="Times New Roman"/>
        </w:rPr>
        <w:t xml:space="preserve"> </w:t>
      </w:r>
      <w:r w:rsidR="005F6E9E" w:rsidRPr="00E968B5">
        <w:rPr>
          <w:rFonts w:ascii="Times New Roman" w:hAnsi="Times New Roman" w:cs="Times New Roman"/>
        </w:rPr>
        <w:t xml:space="preserve">a significant </w:t>
      </w:r>
      <w:r w:rsidR="00D8524E">
        <w:rPr>
          <w:rFonts w:ascii="Times New Roman" w:hAnsi="Times New Roman" w:cs="Times New Roman"/>
        </w:rPr>
        <w:t>increase</w:t>
      </w:r>
      <w:r w:rsidR="00D8524E" w:rsidRPr="00E968B5">
        <w:rPr>
          <w:rFonts w:ascii="Times New Roman" w:hAnsi="Times New Roman" w:cs="Times New Roman"/>
        </w:rPr>
        <w:t xml:space="preserve"> </w:t>
      </w:r>
      <w:r w:rsidR="005F6E9E" w:rsidRPr="00E968B5">
        <w:rPr>
          <w:rFonts w:ascii="Times New Roman" w:hAnsi="Times New Roman" w:cs="Times New Roman"/>
        </w:rPr>
        <w:t>in textual variance</w:t>
      </w:r>
      <w:r w:rsidR="00DF25F2" w:rsidRPr="00E968B5">
        <w:rPr>
          <w:rFonts w:ascii="Times New Roman" w:hAnsi="Times New Roman" w:cs="Times New Roman"/>
        </w:rPr>
        <w:t xml:space="preserve">. Another large area </w:t>
      </w:r>
      <w:r w:rsidR="005F6E9E" w:rsidRPr="00E968B5">
        <w:rPr>
          <w:rFonts w:ascii="Times New Roman" w:hAnsi="Times New Roman" w:cs="Times New Roman"/>
        </w:rPr>
        <w:t xml:space="preserve">extremely rich in </w:t>
      </w:r>
      <w:r w:rsidR="00DF25F2" w:rsidRPr="00E968B5">
        <w:rPr>
          <w:rFonts w:ascii="Times New Roman" w:hAnsi="Times New Roman" w:cs="Times New Roman"/>
        </w:rPr>
        <w:t>varia</w:t>
      </w:r>
      <w:r w:rsidR="005F6E9E" w:rsidRPr="00E968B5">
        <w:rPr>
          <w:rFonts w:ascii="Times New Roman" w:hAnsi="Times New Roman" w:cs="Times New Roman"/>
        </w:rPr>
        <w:t xml:space="preserve">tion </w:t>
      </w:r>
      <w:r w:rsidR="00DF25F2" w:rsidRPr="00E968B5">
        <w:rPr>
          <w:rFonts w:ascii="Times New Roman" w:hAnsi="Times New Roman" w:cs="Times New Roman"/>
        </w:rPr>
        <w:t>is Sloven</w:t>
      </w:r>
      <w:r w:rsidR="005F6E9E" w:rsidRPr="00E968B5">
        <w:rPr>
          <w:rFonts w:ascii="Times New Roman" w:hAnsi="Times New Roman" w:cs="Times New Roman"/>
        </w:rPr>
        <w:t>ian</w:t>
      </w:r>
      <w:r w:rsidR="00DF25F2" w:rsidRPr="00E968B5">
        <w:rPr>
          <w:rFonts w:ascii="Times New Roman" w:hAnsi="Times New Roman" w:cs="Times New Roman"/>
        </w:rPr>
        <w:t xml:space="preserve"> folk </w:t>
      </w:r>
      <w:r w:rsidR="005F6E9E" w:rsidRPr="00E968B5">
        <w:rPr>
          <w:rFonts w:ascii="Times New Roman" w:hAnsi="Times New Roman" w:cs="Times New Roman"/>
        </w:rPr>
        <w:t>poetry</w:t>
      </w:r>
      <w:r w:rsidR="00053768">
        <w:rPr>
          <w:rFonts w:ascii="Times New Roman" w:hAnsi="Times New Roman" w:cs="Times New Roman"/>
        </w:rPr>
        <w:t>,</w:t>
      </w:r>
      <w:r w:rsidR="00DF25F2" w:rsidRPr="00E968B5">
        <w:rPr>
          <w:rFonts w:ascii="Times New Roman" w:hAnsi="Times New Roman" w:cs="Times New Roman"/>
        </w:rPr>
        <w:t xml:space="preserve"> which</w:t>
      </w:r>
      <w:r w:rsidR="005F6E9E" w:rsidRPr="00E968B5">
        <w:rPr>
          <w:rFonts w:ascii="Times New Roman" w:hAnsi="Times New Roman" w:cs="Times New Roman"/>
        </w:rPr>
        <w:t xml:space="preserve"> is not </w:t>
      </w:r>
      <w:r w:rsidR="00DF25F2" w:rsidRPr="00E968B5">
        <w:rPr>
          <w:rFonts w:ascii="Times New Roman" w:hAnsi="Times New Roman" w:cs="Times New Roman"/>
        </w:rPr>
        <w:t>discuss</w:t>
      </w:r>
      <w:r w:rsidR="005F6E9E" w:rsidRPr="00E968B5">
        <w:rPr>
          <w:rFonts w:ascii="Times New Roman" w:hAnsi="Times New Roman" w:cs="Times New Roman"/>
        </w:rPr>
        <w:t>ed</w:t>
      </w:r>
      <w:r w:rsidR="00DF25F2" w:rsidRPr="00E968B5">
        <w:rPr>
          <w:rFonts w:ascii="Times New Roman" w:hAnsi="Times New Roman" w:cs="Times New Roman"/>
        </w:rPr>
        <w:t xml:space="preserve"> here; </w:t>
      </w:r>
      <w:r w:rsidR="00F22256">
        <w:rPr>
          <w:rFonts w:ascii="Times New Roman" w:hAnsi="Times New Roman" w:cs="Times New Roman"/>
        </w:rPr>
        <w:t>nonetheless</w:t>
      </w:r>
      <w:r w:rsidR="004A69F7" w:rsidRPr="00E968B5">
        <w:rPr>
          <w:rFonts w:ascii="Times New Roman" w:hAnsi="Times New Roman" w:cs="Times New Roman"/>
        </w:rPr>
        <w:t xml:space="preserve">, EVT might be an ideal tool </w:t>
      </w:r>
      <w:r w:rsidR="00DF25F2" w:rsidRPr="00E968B5">
        <w:rPr>
          <w:rFonts w:ascii="Times New Roman" w:hAnsi="Times New Roman" w:cs="Times New Roman"/>
        </w:rPr>
        <w:t xml:space="preserve">for </w:t>
      </w:r>
      <w:r w:rsidR="004A69F7" w:rsidRPr="00E968B5">
        <w:rPr>
          <w:rFonts w:ascii="Times New Roman" w:hAnsi="Times New Roman" w:cs="Times New Roman"/>
        </w:rPr>
        <w:t>study</w:t>
      </w:r>
      <w:r w:rsidR="00F22256">
        <w:rPr>
          <w:rFonts w:ascii="Times New Roman" w:hAnsi="Times New Roman" w:cs="Times New Roman"/>
        </w:rPr>
        <w:t>ing</w:t>
      </w:r>
      <w:r w:rsidR="004A69F7" w:rsidRPr="00E968B5">
        <w:rPr>
          <w:rFonts w:ascii="Times New Roman" w:hAnsi="Times New Roman" w:cs="Times New Roman"/>
        </w:rPr>
        <w:t xml:space="preserve"> the</w:t>
      </w:r>
      <w:r w:rsidR="00DF25F2" w:rsidRPr="00E968B5">
        <w:rPr>
          <w:rFonts w:ascii="Times New Roman" w:hAnsi="Times New Roman" w:cs="Times New Roman"/>
        </w:rPr>
        <w:t xml:space="preserve"> exceptional variation of Sloven</w:t>
      </w:r>
      <w:r w:rsidR="004A69F7" w:rsidRPr="00E968B5">
        <w:rPr>
          <w:rFonts w:ascii="Times New Roman" w:hAnsi="Times New Roman" w:cs="Times New Roman"/>
        </w:rPr>
        <w:t>ian</w:t>
      </w:r>
      <w:r w:rsidR="00DF25F2" w:rsidRPr="00E968B5">
        <w:rPr>
          <w:rFonts w:ascii="Times New Roman" w:hAnsi="Times New Roman" w:cs="Times New Roman"/>
        </w:rPr>
        <w:t xml:space="preserve"> folk </w:t>
      </w:r>
      <w:r w:rsidR="004A69F7" w:rsidRPr="00E968B5">
        <w:rPr>
          <w:rFonts w:ascii="Times New Roman" w:hAnsi="Times New Roman" w:cs="Times New Roman"/>
        </w:rPr>
        <w:t>poetry</w:t>
      </w:r>
      <w:r w:rsidR="00DF25F2" w:rsidRPr="00E968B5">
        <w:rPr>
          <w:rFonts w:ascii="Times New Roman" w:hAnsi="Times New Roman" w:cs="Times New Roman"/>
        </w:rPr>
        <w:t>.</w:t>
      </w:r>
    </w:p>
    <w:p w14:paraId="451F61F0" w14:textId="2AE643CD" w:rsidR="000273F8" w:rsidRPr="00E968B5" w:rsidRDefault="00AC0502" w:rsidP="00B42E76">
      <w:pPr>
        <w:spacing w:line="360" w:lineRule="auto"/>
        <w:jc w:val="both"/>
        <w:rPr>
          <w:rFonts w:ascii="Times New Roman" w:hAnsi="Times New Roman" w:cs="Times New Roman"/>
        </w:rPr>
      </w:pPr>
      <w:r>
        <w:rPr>
          <w:rFonts w:ascii="Times New Roman" w:hAnsi="Times New Roman" w:cs="Times New Roman"/>
        </w:rPr>
        <w:tab/>
      </w:r>
      <w:r w:rsidR="00213F8B">
        <w:rPr>
          <w:rFonts w:ascii="Times New Roman" w:hAnsi="Times New Roman" w:cs="Times New Roman"/>
        </w:rPr>
        <w:t>F</w:t>
      </w:r>
      <w:r w:rsidR="00187F54" w:rsidRPr="00E968B5">
        <w:rPr>
          <w:rFonts w:ascii="Times New Roman" w:hAnsi="Times New Roman" w:cs="Times New Roman"/>
        </w:rPr>
        <w:t>or</w:t>
      </w:r>
      <w:r w:rsidR="000273F8" w:rsidRPr="00E968B5">
        <w:rPr>
          <w:rFonts w:ascii="Times New Roman" w:hAnsi="Times New Roman" w:cs="Times New Roman"/>
        </w:rPr>
        <w:t xml:space="preserve"> </w:t>
      </w:r>
      <w:r w:rsidR="00F336F0">
        <w:rPr>
          <w:rFonts w:ascii="Times New Roman" w:hAnsi="Times New Roman" w:cs="Times New Roman"/>
        </w:rPr>
        <w:t xml:space="preserve">the </w:t>
      </w:r>
      <w:r w:rsidR="000273F8" w:rsidRPr="00E968B5">
        <w:rPr>
          <w:rFonts w:ascii="Times New Roman" w:hAnsi="Times New Roman" w:cs="Times New Roman"/>
        </w:rPr>
        <w:t>​​Sloven</w:t>
      </w:r>
      <w:r w:rsidR="00187F54" w:rsidRPr="00E968B5">
        <w:rPr>
          <w:rFonts w:ascii="Times New Roman" w:hAnsi="Times New Roman" w:cs="Times New Roman"/>
        </w:rPr>
        <w:t>ian</w:t>
      </w:r>
      <w:r w:rsidR="000273F8" w:rsidRPr="00E968B5">
        <w:rPr>
          <w:rFonts w:ascii="Times New Roman" w:hAnsi="Times New Roman" w:cs="Times New Roman"/>
        </w:rPr>
        <w:t xml:space="preserve"> manuscript culture</w:t>
      </w:r>
      <w:r w:rsidR="00187F54" w:rsidRPr="00E968B5">
        <w:rPr>
          <w:rFonts w:ascii="Times New Roman" w:hAnsi="Times New Roman" w:cs="Times New Roman"/>
        </w:rPr>
        <w:t xml:space="preserve"> </w:t>
      </w:r>
      <w:r w:rsidR="00213F8B">
        <w:rPr>
          <w:rFonts w:ascii="Times New Roman" w:hAnsi="Times New Roman" w:cs="Times New Roman"/>
        </w:rPr>
        <w:t>to which</w:t>
      </w:r>
      <w:r w:rsidR="00213F8B" w:rsidRPr="00E968B5">
        <w:rPr>
          <w:rFonts w:ascii="Times New Roman" w:hAnsi="Times New Roman" w:cs="Times New Roman"/>
        </w:rPr>
        <w:t xml:space="preserve"> </w:t>
      </w:r>
      <w:proofErr w:type="spellStart"/>
      <w:r w:rsidR="000273F8" w:rsidRPr="00E968B5">
        <w:rPr>
          <w:rFonts w:ascii="Times New Roman" w:hAnsi="Times New Roman" w:cs="Times New Roman"/>
          <w:i/>
        </w:rPr>
        <w:t>Foglar</w:t>
      </w:r>
      <w:r w:rsidR="00187F54" w:rsidRPr="00E968B5">
        <w:rPr>
          <w:rFonts w:ascii="Times New Roman" w:hAnsi="Times New Roman" w:cs="Times New Roman"/>
          <w:i/>
        </w:rPr>
        <w:t>’</w:t>
      </w:r>
      <w:r w:rsidR="00087C83" w:rsidRPr="00E968B5">
        <w:rPr>
          <w:rFonts w:ascii="Times New Roman" w:hAnsi="Times New Roman" w:cs="Times New Roman"/>
          <w:i/>
        </w:rPr>
        <w:t>s</w:t>
      </w:r>
      <w:proofErr w:type="spellEnd"/>
      <w:r w:rsidR="00087C83" w:rsidRPr="00E968B5">
        <w:rPr>
          <w:rFonts w:ascii="Times New Roman" w:hAnsi="Times New Roman" w:cs="Times New Roman"/>
          <w:i/>
        </w:rPr>
        <w:t xml:space="preserve"> M</w:t>
      </w:r>
      <w:r w:rsidR="000273F8" w:rsidRPr="00E968B5">
        <w:rPr>
          <w:rFonts w:ascii="Times New Roman" w:hAnsi="Times New Roman" w:cs="Times New Roman"/>
          <w:i/>
        </w:rPr>
        <w:t>anuscript</w:t>
      </w:r>
      <w:r w:rsidR="00187F54" w:rsidRPr="00E968B5">
        <w:rPr>
          <w:rFonts w:ascii="Times New Roman" w:hAnsi="Times New Roman" w:cs="Times New Roman"/>
        </w:rPr>
        <w:t xml:space="preserve"> </w:t>
      </w:r>
      <w:r w:rsidR="00213F8B">
        <w:rPr>
          <w:rFonts w:ascii="Times New Roman" w:hAnsi="Times New Roman" w:cs="Times New Roman"/>
        </w:rPr>
        <w:t>belongs</w:t>
      </w:r>
      <w:r w:rsidR="000273F8" w:rsidRPr="00E968B5">
        <w:rPr>
          <w:rFonts w:ascii="Times New Roman" w:hAnsi="Times New Roman" w:cs="Times New Roman"/>
        </w:rPr>
        <w:t xml:space="preserve">, </w:t>
      </w:r>
      <w:r w:rsidR="00187F54" w:rsidRPr="00E968B5">
        <w:rPr>
          <w:rFonts w:ascii="Times New Roman" w:hAnsi="Times New Roman" w:cs="Times New Roman"/>
        </w:rPr>
        <w:t xml:space="preserve">it is very often the </w:t>
      </w:r>
      <w:r w:rsidR="000273F8" w:rsidRPr="00E968B5">
        <w:rPr>
          <w:rFonts w:ascii="Times New Roman" w:hAnsi="Times New Roman" w:cs="Times New Roman"/>
        </w:rPr>
        <w:t xml:space="preserve">case </w:t>
      </w:r>
      <w:r w:rsidR="00187F54" w:rsidRPr="00E968B5">
        <w:rPr>
          <w:rFonts w:ascii="Times New Roman" w:hAnsi="Times New Roman" w:cs="Times New Roman"/>
        </w:rPr>
        <w:t xml:space="preserve">that </w:t>
      </w:r>
      <w:r w:rsidR="00B67D26">
        <w:rPr>
          <w:rFonts w:ascii="Times New Roman" w:hAnsi="Times New Roman" w:cs="Times New Roman"/>
        </w:rPr>
        <w:t xml:space="preserve">only </w:t>
      </w:r>
      <w:r w:rsidR="000273F8" w:rsidRPr="00E968B5">
        <w:rPr>
          <w:rFonts w:ascii="Times New Roman" w:hAnsi="Times New Roman" w:cs="Times New Roman"/>
        </w:rPr>
        <w:t xml:space="preserve">a single manuscript </w:t>
      </w:r>
      <w:r w:rsidR="00187F54" w:rsidRPr="00E968B5">
        <w:rPr>
          <w:rFonts w:ascii="Times New Roman" w:hAnsi="Times New Roman" w:cs="Times New Roman"/>
        </w:rPr>
        <w:t>ha</w:t>
      </w:r>
      <w:r w:rsidR="00F336F0">
        <w:rPr>
          <w:rFonts w:ascii="Times New Roman" w:hAnsi="Times New Roman" w:cs="Times New Roman"/>
        </w:rPr>
        <w:t>s</w:t>
      </w:r>
      <w:r w:rsidR="00187F54" w:rsidRPr="00E968B5">
        <w:rPr>
          <w:rFonts w:ascii="Times New Roman" w:hAnsi="Times New Roman" w:cs="Times New Roman"/>
        </w:rPr>
        <w:t xml:space="preserve"> </w:t>
      </w:r>
      <w:r w:rsidR="000273F8" w:rsidRPr="00E968B5">
        <w:rPr>
          <w:rFonts w:ascii="Times New Roman" w:hAnsi="Times New Roman" w:cs="Times New Roman"/>
        </w:rPr>
        <w:t xml:space="preserve">survived </w:t>
      </w:r>
      <w:r w:rsidR="00820C9F">
        <w:rPr>
          <w:rFonts w:ascii="Times New Roman" w:hAnsi="Times New Roman" w:cs="Times New Roman"/>
        </w:rPr>
        <w:t xml:space="preserve">of </w:t>
      </w:r>
      <w:r w:rsidR="000273F8" w:rsidRPr="00E968B5">
        <w:rPr>
          <w:rFonts w:ascii="Times New Roman" w:hAnsi="Times New Roman" w:cs="Times New Roman"/>
        </w:rPr>
        <w:t xml:space="preserve">several </w:t>
      </w:r>
      <w:r w:rsidR="00DA5EE1" w:rsidRPr="00E968B5">
        <w:rPr>
          <w:rFonts w:ascii="Times New Roman" w:hAnsi="Times New Roman" w:cs="Times New Roman"/>
        </w:rPr>
        <w:t>witnesses</w:t>
      </w:r>
      <w:r w:rsidR="000273F8" w:rsidRPr="00E968B5">
        <w:rPr>
          <w:rFonts w:ascii="Times New Roman" w:hAnsi="Times New Roman" w:cs="Times New Roman"/>
        </w:rPr>
        <w:t xml:space="preserve"> of </w:t>
      </w:r>
      <w:r w:rsidR="00187F54" w:rsidRPr="00E968B5">
        <w:rPr>
          <w:rFonts w:ascii="Times New Roman" w:hAnsi="Times New Roman" w:cs="Times New Roman"/>
        </w:rPr>
        <w:t>the</w:t>
      </w:r>
      <w:r w:rsidR="000273F8" w:rsidRPr="00E968B5">
        <w:rPr>
          <w:rFonts w:ascii="Times New Roman" w:hAnsi="Times New Roman" w:cs="Times New Roman"/>
        </w:rPr>
        <w:t xml:space="preserve"> text. In </w:t>
      </w:r>
      <w:r w:rsidR="006D2516" w:rsidRPr="00E968B5">
        <w:rPr>
          <w:rFonts w:ascii="Times New Roman" w:hAnsi="Times New Roman" w:cs="Times New Roman"/>
        </w:rPr>
        <w:t>such situations</w:t>
      </w:r>
      <w:r w:rsidR="000273F8" w:rsidRPr="00E968B5">
        <w:rPr>
          <w:rFonts w:ascii="Times New Roman" w:hAnsi="Times New Roman" w:cs="Times New Roman"/>
        </w:rPr>
        <w:t xml:space="preserve">, </w:t>
      </w:r>
      <w:r w:rsidR="00187F54" w:rsidRPr="00E968B5">
        <w:rPr>
          <w:rFonts w:ascii="Times New Roman" w:hAnsi="Times New Roman" w:cs="Times New Roman"/>
        </w:rPr>
        <w:t>the</w:t>
      </w:r>
      <w:r w:rsidR="000273F8" w:rsidRPr="00E968B5">
        <w:rPr>
          <w:rFonts w:ascii="Times New Roman" w:hAnsi="Times New Roman" w:cs="Times New Roman"/>
        </w:rPr>
        <w:t xml:space="preserve"> rich textual tradition </w:t>
      </w:r>
      <w:r w:rsidR="00BA48BB">
        <w:rPr>
          <w:rFonts w:ascii="Times New Roman" w:hAnsi="Times New Roman" w:cs="Times New Roman"/>
        </w:rPr>
        <w:t>ha</w:t>
      </w:r>
      <w:r w:rsidR="00AD3703">
        <w:rPr>
          <w:rFonts w:ascii="Times New Roman" w:hAnsi="Times New Roman" w:cs="Times New Roman"/>
        </w:rPr>
        <w:t>s</w:t>
      </w:r>
      <w:r w:rsidR="00AD3703" w:rsidRPr="00E968B5">
        <w:rPr>
          <w:rFonts w:ascii="Times New Roman" w:hAnsi="Times New Roman" w:cs="Times New Roman"/>
        </w:rPr>
        <w:t xml:space="preserve"> </w:t>
      </w:r>
      <w:r w:rsidR="00187F54" w:rsidRPr="00E968B5">
        <w:rPr>
          <w:rFonts w:ascii="Times New Roman" w:hAnsi="Times New Roman" w:cs="Times New Roman"/>
        </w:rPr>
        <w:t>only been passed down to us</w:t>
      </w:r>
      <w:r w:rsidR="000273F8" w:rsidRPr="00E968B5">
        <w:rPr>
          <w:rFonts w:ascii="Times New Roman" w:hAnsi="Times New Roman" w:cs="Times New Roman"/>
        </w:rPr>
        <w:t xml:space="preserve"> </w:t>
      </w:r>
      <w:r w:rsidR="00187F54" w:rsidRPr="00E968B5">
        <w:rPr>
          <w:rFonts w:ascii="Times New Roman" w:hAnsi="Times New Roman" w:cs="Times New Roman"/>
        </w:rPr>
        <w:lastRenderedPageBreak/>
        <w:t>as</w:t>
      </w:r>
      <w:r w:rsidR="000273F8" w:rsidRPr="00E968B5">
        <w:rPr>
          <w:rFonts w:ascii="Times New Roman" w:hAnsi="Times New Roman" w:cs="Times New Roman"/>
        </w:rPr>
        <w:t xml:space="preserve"> </w:t>
      </w:r>
      <w:r w:rsidR="00187F54" w:rsidRPr="00E968B5">
        <w:rPr>
          <w:rFonts w:ascii="Times New Roman" w:hAnsi="Times New Roman" w:cs="Times New Roman"/>
        </w:rPr>
        <w:t>one s</w:t>
      </w:r>
      <w:r w:rsidR="000273F8" w:rsidRPr="00E968B5">
        <w:rPr>
          <w:rFonts w:ascii="Times New Roman" w:hAnsi="Times New Roman" w:cs="Times New Roman"/>
        </w:rPr>
        <w:t xml:space="preserve">urviving manuscript, </w:t>
      </w:r>
      <w:r w:rsidR="00187F54" w:rsidRPr="00E968B5">
        <w:rPr>
          <w:rFonts w:ascii="Times New Roman" w:hAnsi="Times New Roman" w:cs="Times New Roman"/>
        </w:rPr>
        <w:t>the so-called</w:t>
      </w:r>
      <w:r w:rsidR="000273F8" w:rsidRPr="00E968B5">
        <w:rPr>
          <w:rFonts w:ascii="Times New Roman" w:hAnsi="Times New Roman" w:cs="Times New Roman"/>
        </w:rPr>
        <w:t xml:space="preserve"> </w:t>
      </w:r>
      <w:r w:rsidR="000273F8" w:rsidRPr="00E968B5">
        <w:rPr>
          <w:rFonts w:ascii="Times New Roman" w:hAnsi="Times New Roman" w:cs="Times New Roman"/>
          <w:i/>
        </w:rPr>
        <w:t xml:space="preserve">codex </w:t>
      </w:r>
      <w:proofErr w:type="spellStart"/>
      <w:r w:rsidR="000273F8" w:rsidRPr="00E968B5">
        <w:rPr>
          <w:rFonts w:ascii="Times New Roman" w:hAnsi="Times New Roman" w:cs="Times New Roman"/>
          <w:i/>
        </w:rPr>
        <w:t>unicus</w:t>
      </w:r>
      <w:proofErr w:type="spellEnd"/>
      <w:r w:rsidR="000273F8" w:rsidRPr="00E968B5">
        <w:rPr>
          <w:rFonts w:ascii="Times New Roman" w:hAnsi="Times New Roman" w:cs="Times New Roman"/>
        </w:rPr>
        <w:t xml:space="preserve">. This becomes the sole object of a critical </w:t>
      </w:r>
      <w:r w:rsidR="00187F54" w:rsidRPr="00E968B5">
        <w:rPr>
          <w:rFonts w:ascii="Times New Roman" w:hAnsi="Times New Roman" w:cs="Times New Roman"/>
        </w:rPr>
        <w:t>edition</w:t>
      </w:r>
      <w:r w:rsidR="006D2516" w:rsidRPr="00E968B5">
        <w:rPr>
          <w:rFonts w:ascii="Times New Roman" w:hAnsi="Times New Roman" w:cs="Times New Roman"/>
        </w:rPr>
        <w:t>,</w:t>
      </w:r>
      <w:r w:rsidR="000273F8" w:rsidRPr="00E968B5">
        <w:rPr>
          <w:rFonts w:ascii="Times New Roman" w:hAnsi="Times New Roman" w:cs="Times New Roman"/>
        </w:rPr>
        <w:t xml:space="preserve"> which </w:t>
      </w:r>
      <w:r w:rsidR="00187F54" w:rsidRPr="00E968B5">
        <w:rPr>
          <w:rFonts w:ascii="Times New Roman" w:hAnsi="Times New Roman" w:cs="Times New Roman"/>
        </w:rPr>
        <w:t>requires a meticulous and detailed presentation</w:t>
      </w:r>
      <w:r w:rsidR="000273F8" w:rsidRPr="00E968B5">
        <w:rPr>
          <w:rFonts w:ascii="Times New Roman" w:hAnsi="Times New Roman" w:cs="Times New Roman"/>
        </w:rPr>
        <w:t xml:space="preserve">, in particular by distinguishing between its diplomatic and critical </w:t>
      </w:r>
      <w:r w:rsidR="006D2516" w:rsidRPr="00E968B5">
        <w:rPr>
          <w:rFonts w:ascii="Times New Roman" w:hAnsi="Times New Roman" w:cs="Times New Roman"/>
        </w:rPr>
        <w:t>transcript</w:t>
      </w:r>
      <w:r w:rsidR="00356912">
        <w:rPr>
          <w:rFonts w:ascii="Times New Roman" w:hAnsi="Times New Roman" w:cs="Times New Roman"/>
        </w:rPr>
        <w:t>,</w:t>
      </w:r>
      <w:r w:rsidR="006D2516" w:rsidRPr="00E968B5">
        <w:rPr>
          <w:rFonts w:ascii="Times New Roman" w:hAnsi="Times New Roman" w:cs="Times New Roman"/>
        </w:rPr>
        <w:t xml:space="preserve"> </w:t>
      </w:r>
      <w:r w:rsidR="00356912">
        <w:rPr>
          <w:rFonts w:ascii="Times New Roman" w:hAnsi="Times New Roman" w:cs="Times New Roman"/>
        </w:rPr>
        <w:t>which is typical of</w:t>
      </w:r>
      <w:r w:rsidR="00187F54" w:rsidRPr="00E968B5">
        <w:rPr>
          <w:rFonts w:ascii="Times New Roman" w:hAnsi="Times New Roman" w:cs="Times New Roman"/>
        </w:rPr>
        <w:t xml:space="preserve"> a </w:t>
      </w:r>
      <w:r w:rsidR="000273F8" w:rsidRPr="00E968B5">
        <w:rPr>
          <w:rFonts w:ascii="Times New Roman" w:hAnsi="Times New Roman" w:cs="Times New Roman"/>
        </w:rPr>
        <w:t>philology such as Sloven</w:t>
      </w:r>
      <w:r w:rsidR="00187F54" w:rsidRPr="00E968B5">
        <w:rPr>
          <w:rFonts w:ascii="Times New Roman" w:hAnsi="Times New Roman" w:cs="Times New Roman"/>
        </w:rPr>
        <w:t>ian</w:t>
      </w:r>
      <w:r w:rsidR="002842F5">
        <w:rPr>
          <w:rFonts w:ascii="Times New Roman" w:hAnsi="Times New Roman" w:cs="Times New Roman"/>
        </w:rPr>
        <w:t xml:space="preserve"> </w:t>
      </w:r>
      <w:r w:rsidR="002842F5" w:rsidRPr="00E968B5">
        <w:rPr>
          <w:rFonts w:ascii="Times New Roman" w:hAnsi="Times New Roman" w:cs="Times New Roman"/>
        </w:rPr>
        <w:t>philology</w:t>
      </w:r>
      <w:r w:rsidR="000273F8" w:rsidRPr="00E968B5">
        <w:rPr>
          <w:rFonts w:ascii="Times New Roman" w:hAnsi="Times New Roman" w:cs="Times New Roman"/>
        </w:rPr>
        <w:t xml:space="preserve">. </w:t>
      </w:r>
      <w:r w:rsidR="00187F54" w:rsidRPr="00E968B5">
        <w:rPr>
          <w:rFonts w:ascii="Times New Roman" w:hAnsi="Times New Roman" w:cs="Times New Roman"/>
        </w:rPr>
        <w:t>In the light of the above</w:t>
      </w:r>
      <w:r w:rsidR="000273F8" w:rsidRPr="00E968B5">
        <w:rPr>
          <w:rFonts w:ascii="Times New Roman" w:hAnsi="Times New Roman" w:cs="Times New Roman"/>
        </w:rPr>
        <w:t xml:space="preserve">, </w:t>
      </w:r>
      <w:r w:rsidR="00300DCE" w:rsidRPr="00E968B5">
        <w:rPr>
          <w:rFonts w:ascii="Times New Roman" w:hAnsi="Times New Roman" w:cs="Times New Roman"/>
        </w:rPr>
        <w:t xml:space="preserve">the design of </w:t>
      </w:r>
      <w:r w:rsidR="000273F8" w:rsidRPr="00E968B5">
        <w:rPr>
          <w:rFonts w:ascii="Times New Roman" w:hAnsi="Times New Roman" w:cs="Times New Roman"/>
        </w:rPr>
        <w:t>a quality and complex tool</w:t>
      </w:r>
      <w:r w:rsidR="00300DCE" w:rsidRPr="00E968B5">
        <w:rPr>
          <w:rFonts w:ascii="Times New Roman" w:hAnsi="Times New Roman" w:cs="Times New Roman"/>
        </w:rPr>
        <w:t>,</w:t>
      </w:r>
      <w:r w:rsidR="000273F8" w:rsidRPr="00E968B5">
        <w:rPr>
          <w:rFonts w:ascii="Times New Roman" w:hAnsi="Times New Roman" w:cs="Times New Roman"/>
        </w:rPr>
        <w:t xml:space="preserve"> such as EVT</w:t>
      </w:r>
      <w:r w:rsidR="00300DCE" w:rsidRPr="00E968B5">
        <w:rPr>
          <w:rFonts w:ascii="Times New Roman" w:hAnsi="Times New Roman" w:cs="Times New Roman"/>
        </w:rPr>
        <w:t>,</w:t>
      </w:r>
      <w:r w:rsidR="000273F8" w:rsidRPr="00E968B5">
        <w:rPr>
          <w:rFonts w:ascii="Times New Roman" w:hAnsi="Times New Roman" w:cs="Times New Roman"/>
        </w:rPr>
        <w:t xml:space="preserve"> should be </w:t>
      </w:r>
      <w:r w:rsidR="00187F54" w:rsidRPr="00E968B5">
        <w:rPr>
          <w:rFonts w:ascii="Times New Roman" w:hAnsi="Times New Roman" w:cs="Times New Roman"/>
        </w:rPr>
        <w:t xml:space="preserve">appropriately </w:t>
      </w:r>
      <w:r w:rsidR="000273F8" w:rsidRPr="00E968B5">
        <w:rPr>
          <w:rFonts w:ascii="Times New Roman" w:hAnsi="Times New Roman" w:cs="Times New Roman"/>
        </w:rPr>
        <w:t xml:space="preserve">adjusted </w:t>
      </w:r>
      <w:r w:rsidR="00300DCE" w:rsidRPr="00E968B5">
        <w:rPr>
          <w:rFonts w:ascii="Times New Roman" w:hAnsi="Times New Roman" w:cs="Times New Roman"/>
        </w:rPr>
        <w:t>to optimi</w:t>
      </w:r>
      <w:r w:rsidR="001B2AFD">
        <w:rPr>
          <w:rFonts w:ascii="Times New Roman" w:hAnsi="Times New Roman" w:cs="Times New Roman"/>
        </w:rPr>
        <w:t>s</w:t>
      </w:r>
      <w:r w:rsidR="00300DCE" w:rsidRPr="00E968B5">
        <w:rPr>
          <w:rFonts w:ascii="Times New Roman" w:hAnsi="Times New Roman" w:cs="Times New Roman"/>
        </w:rPr>
        <w:t>e the display</w:t>
      </w:r>
      <w:r w:rsidR="000273F8" w:rsidRPr="00E968B5">
        <w:rPr>
          <w:rFonts w:ascii="Times New Roman" w:hAnsi="Times New Roman" w:cs="Times New Roman"/>
        </w:rPr>
        <w:t xml:space="preserve"> </w:t>
      </w:r>
      <w:r w:rsidR="00300DCE" w:rsidRPr="00E968B5">
        <w:rPr>
          <w:rFonts w:ascii="Times New Roman" w:hAnsi="Times New Roman" w:cs="Times New Roman"/>
        </w:rPr>
        <w:t xml:space="preserve">of </w:t>
      </w:r>
      <w:r w:rsidR="000273F8" w:rsidRPr="00E968B5">
        <w:rPr>
          <w:rFonts w:ascii="Times New Roman" w:hAnsi="Times New Roman" w:cs="Times New Roman"/>
        </w:rPr>
        <w:t xml:space="preserve">a parallel representation of a diplomatic and critical </w:t>
      </w:r>
      <w:r w:rsidR="006D2516" w:rsidRPr="00E968B5">
        <w:rPr>
          <w:rFonts w:ascii="Times New Roman" w:hAnsi="Times New Roman" w:cs="Times New Roman"/>
        </w:rPr>
        <w:t xml:space="preserve">transcript </w:t>
      </w:r>
      <w:r w:rsidR="000273F8" w:rsidRPr="00E968B5">
        <w:rPr>
          <w:rFonts w:ascii="Times New Roman" w:hAnsi="Times New Roman" w:cs="Times New Roman"/>
        </w:rPr>
        <w:t>of the same text (in some cases</w:t>
      </w:r>
      <w:r w:rsidR="001B2AFD">
        <w:rPr>
          <w:rFonts w:ascii="Times New Roman" w:hAnsi="Times New Roman" w:cs="Times New Roman"/>
        </w:rPr>
        <w:t>,</w:t>
      </w:r>
      <w:r w:rsidR="000273F8" w:rsidRPr="00E968B5">
        <w:rPr>
          <w:rFonts w:ascii="Times New Roman" w:hAnsi="Times New Roman" w:cs="Times New Roman"/>
        </w:rPr>
        <w:t xml:space="preserve"> </w:t>
      </w:r>
      <w:r w:rsidR="00250548" w:rsidRPr="00250548">
        <w:rPr>
          <w:rFonts w:ascii="Times New Roman" w:hAnsi="Times New Roman" w:cs="Times New Roman"/>
        </w:rPr>
        <w:t>it will involve critical apparatus</w:t>
      </w:r>
      <w:r w:rsidR="000273F8" w:rsidRPr="00E968B5">
        <w:rPr>
          <w:rFonts w:ascii="Times New Roman" w:hAnsi="Times New Roman" w:cs="Times New Roman"/>
        </w:rPr>
        <w:t xml:space="preserve">, but </w:t>
      </w:r>
      <w:r w:rsidR="00300DCE" w:rsidRPr="00E968B5">
        <w:rPr>
          <w:rFonts w:ascii="Times New Roman" w:hAnsi="Times New Roman" w:cs="Times New Roman"/>
        </w:rPr>
        <w:t xml:space="preserve">unless </w:t>
      </w:r>
      <w:r w:rsidR="000273F8" w:rsidRPr="00E968B5">
        <w:rPr>
          <w:rFonts w:ascii="Times New Roman" w:hAnsi="Times New Roman" w:cs="Times New Roman"/>
        </w:rPr>
        <w:t xml:space="preserve">at least two versions </w:t>
      </w:r>
      <w:r w:rsidR="00DF45EB" w:rsidRPr="00E968B5">
        <w:rPr>
          <w:rFonts w:ascii="Times New Roman" w:hAnsi="Times New Roman" w:cs="Times New Roman"/>
        </w:rPr>
        <w:t xml:space="preserve">of the text </w:t>
      </w:r>
      <w:r w:rsidR="000273F8" w:rsidRPr="00E968B5">
        <w:rPr>
          <w:rFonts w:ascii="Times New Roman" w:hAnsi="Times New Roman" w:cs="Times New Roman"/>
        </w:rPr>
        <w:t xml:space="preserve">have been preserved, the </w:t>
      </w:r>
      <w:r w:rsidR="00300DCE" w:rsidRPr="00E968B5">
        <w:rPr>
          <w:rFonts w:ascii="Times New Roman" w:hAnsi="Times New Roman" w:cs="Times New Roman"/>
        </w:rPr>
        <w:t xml:space="preserve">apparatus cannot be </w:t>
      </w:r>
      <w:r w:rsidR="004D5C43" w:rsidRPr="00E968B5">
        <w:rPr>
          <w:rFonts w:ascii="Times New Roman" w:hAnsi="Times New Roman" w:cs="Times New Roman"/>
        </w:rPr>
        <w:t>compiled</w:t>
      </w:r>
      <w:r w:rsidR="000273F8" w:rsidRPr="00E968B5">
        <w:rPr>
          <w:rFonts w:ascii="Times New Roman" w:hAnsi="Times New Roman" w:cs="Times New Roman"/>
        </w:rPr>
        <w:t>).</w:t>
      </w:r>
    </w:p>
    <w:p w14:paraId="5FFD14EB" w14:textId="77777777" w:rsidR="00246A00" w:rsidRPr="00E968B5" w:rsidRDefault="00246A00" w:rsidP="00B42E76">
      <w:pPr>
        <w:spacing w:line="360" w:lineRule="auto"/>
        <w:jc w:val="both"/>
        <w:rPr>
          <w:rFonts w:ascii="Times New Roman" w:hAnsi="Times New Roman" w:cs="Times New Roman"/>
        </w:rPr>
      </w:pPr>
      <w:r w:rsidRPr="00E968B5">
        <w:rPr>
          <w:rFonts w:ascii="Times New Roman" w:hAnsi="Times New Roman" w:cs="Times New Roman"/>
          <w:noProof/>
          <w:lang w:val="sl-SI" w:eastAsia="sl-SI"/>
        </w:rPr>
        <w:drawing>
          <wp:inline distT="0" distB="0" distL="0" distR="0" wp14:anchorId="4CAB4E5B" wp14:editId="62E9C628">
            <wp:extent cx="5270500" cy="2582545"/>
            <wp:effectExtent l="0" t="0" r="6350" b="825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VT.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2582545"/>
                    </a:xfrm>
                    <a:prstGeom prst="rect">
                      <a:avLst/>
                    </a:prstGeom>
                  </pic:spPr>
                </pic:pic>
              </a:graphicData>
            </a:graphic>
          </wp:inline>
        </w:drawing>
      </w:r>
    </w:p>
    <w:p w14:paraId="0B186852" w14:textId="620C18D8" w:rsidR="000C7C67" w:rsidRPr="00E968B5" w:rsidRDefault="000C7C67" w:rsidP="00233C74">
      <w:pPr>
        <w:spacing w:line="360" w:lineRule="auto"/>
        <w:jc w:val="both"/>
        <w:rPr>
          <w:rFonts w:ascii="Times New Roman" w:hAnsi="Times New Roman" w:cs="Times New Roman"/>
        </w:rPr>
      </w:pPr>
      <w:r w:rsidRPr="00E968B5">
        <w:rPr>
          <w:rFonts w:ascii="Times New Roman" w:hAnsi="Times New Roman" w:cs="Times New Roman"/>
        </w:rPr>
        <w:t xml:space="preserve">Figure </w:t>
      </w:r>
      <w:r w:rsidR="00DE009A">
        <w:rPr>
          <w:rFonts w:ascii="Times New Roman" w:hAnsi="Times New Roman" w:cs="Times New Roman"/>
        </w:rPr>
        <w:t>6</w:t>
      </w:r>
      <w:r w:rsidRPr="00E968B5">
        <w:rPr>
          <w:rFonts w:ascii="Times New Roman" w:hAnsi="Times New Roman" w:cs="Times New Roman"/>
        </w:rPr>
        <w:t xml:space="preserve">: </w:t>
      </w:r>
      <w:r w:rsidR="004D5C43" w:rsidRPr="00E968B5">
        <w:rPr>
          <w:rFonts w:ascii="Times New Roman" w:hAnsi="Times New Roman" w:cs="Times New Roman"/>
        </w:rPr>
        <w:t xml:space="preserve">The </w:t>
      </w:r>
      <w:r w:rsidRPr="00E968B5">
        <w:rPr>
          <w:rFonts w:ascii="Times New Roman" w:hAnsi="Times New Roman" w:cs="Times New Roman"/>
        </w:rPr>
        <w:t xml:space="preserve">EVT </w:t>
      </w:r>
      <w:r w:rsidR="004D5C43" w:rsidRPr="00E968B5">
        <w:rPr>
          <w:rFonts w:ascii="Times New Roman" w:hAnsi="Times New Roman" w:cs="Times New Roman"/>
        </w:rPr>
        <w:t xml:space="preserve">tool </w:t>
      </w:r>
      <w:r w:rsidR="007C6CB8">
        <w:rPr>
          <w:rFonts w:ascii="Times New Roman" w:hAnsi="Times New Roman" w:cs="Times New Roman"/>
        </w:rPr>
        <w:t>enables</w:t>
      </w:r>
      <w:r w:rsidR="004D5C43" w:rsidRPr="00E968B5">
        <w:rPr>
          <w:rFonts w:ascii="Times New Roman" w:hAnsi="Times New Roman" w:cs="Times New Roman"/>
        </w:rPr>
        <w:t xml:space="preserve"> a number of dynamic ways to display the digital scholarly edition, e.g., </w:t>
      </w:r>
      <w:r w:rsidR="00313FDB" w:rsidRPr="00E968B5">
        <w:rPr>
          <w:rFonts w:ascii="Times New Roman" w:hAnsi="Times New Roman" w:cs="Times New Roman"/>
        </w:rPr>
        <w:t xml:space="preserve">by </w:t>
      </w:r>
      <w:r w:rsidR="004D5C43" w:rsidRPr="00E968B5">
        <w:rPr>
          <w:rFonts w:ascii="Times New Roman" w:hAnsi="Times New Roman" w:cs="Times New Roman"/>
        </w:rPr>
        <w:t>showing th</w:t>
      </w:r>
      <w:r w:rsidR="00313FDB" w:rsidRPr="00E968B5">
        <w:rPr>
          <w:rFonts w:ascii="Times New Roman" w:hAnsi="Times New Roman" w:cs="Times New Roman"/>
        </w:rPr>
        <w:t>e</w:t>
      </w:r>
      <w:r w:rsidR="004D5C43" w:rsidRPr="00E968B5">
        <w:rPr>
          <w:rFonts w:ascii="Times New Roman" w:hAnsi="Times New Roman" w:cs="Times New Roman"/>
        </w:rPr>
        <w:t xml:space="preserve"> main text on the left and </w:t>
      </w:r>
      <w:r w:rsidR="00313FDB" w:rsidRPr="00E968B5">
        <w:rPr>
          <w:rFonts w:ascii="Times New Roman" w:hAnsi="Times New Roman" w:cs="Times New Roman"/>
        </w:rPr>
        <w:t xml:space="preserve">the </w:t>
      </w:r>
      <w:r w:rsidR="004D5C43" w:rsidRPr="00E968B5">
        <w:rPr>
          <w:rFonts w:ascii="Times New Roman" w:hAnsi="Times New Roman" w:cs="Times New Roman"/>
        </w:rPr>
        <w:t xml:space="preserve">selected version </w:t>
      </w:r>
      <w:r w:rsidR="00313FDB" w:rsidRPr="00E968B5">
        <w:rPr>
          <w:rFonts w:ascii="Times New Roman" w:hAnsi="Times New Roman" w:cs="Times New Roman"/>
        </w:rPr>
        <w:t xml:space="preserve">of it </w:t>
      </w:r>
      <w:r w:rsidR="004D5C43" w:rsidRPr="00E968B5">
        <w:rPr>
          <w:rFonts w:ascii="Times New Roman" w:hAnsi="Times New Roman" w:cs="Times New Roman"/>
        </w:rPr>
        <w:t>on the right</w:t>
      </w:r>
      <w:r w:rsidRPr="00E968B5">
        <w:rPr>
          <w:rFonts w:ascii="Times New Roman" w:hAnsi="Times New Roman" w:cs="Times New Roman"/>
        </w:rPr>
        <w:t>.</w:t>
      </w:r>
    </w:p>
    <w:p w14:paraId="4266C950" w14:textId="77777777" w:rsidR="000C7C67" w:rsidRPr="00E968B5" w:rsidRDefault="000C7C67" w:rsidP="00233C74">
      <w:pPr>
        <w:spacing w:line="360" w:lineRule="auto"/>
        <w:jc w:val="both"/>
        <w:rPr>
          <w:rFonts w:ascii="Times New Roman" w:hAnsi="Times New Roman" w:cs="Times New Roman"/>
        </w:rPr>
      </w:pPr>
    </w:p>
    <w:p w14:paraId="7C45CC63" w14:textId="5EC3D24F" w:rsidR="00313FDB" w:rsidRPr="00E968B5" w:rsidRDefault="00AC0502" w:rsidP="00233C74">
      <w:pPr>
        <w:spacing w:line="360" w:lineRule="auto"/>
        <w:jc w:val="both"/>
        <w:rPr>
          <w:rFonts w:ascii="Times New Roman" w:hAnsi="Times New Roman" w:cs="Times New Roman"/>
        </w:rPr>
      </w:pPr>
      <w:r>
        <w:rPr>
          <w:rFonts w:ascii="Times New Roman" w:hAnsi="Times New Roman" w:cs="Times New Roman"/>
        </w:rPr>
        <w:tab/>
      </w:r>
      <w:r w:rsidR="00313FDB" w:rsidRPr="00E968B5">
        <w:rPr>
          <w:rFonts w:ascii="Times New Roman" w:hAnsi="Times New Roman" w:cs="Times New Roman"/>
        </w:rPr>
        <w:t xml:space="preserve">From this perspective, </w:t>
      </w:r>
      <w:proofErr w:type="spellStart"/>
      <w:r w:rsidR="00313FDB" w:rsidRPr="00E968B5">
        <w:rPr>
          <w:rFonts w:ascii="Times New Roman" w:hAnsi="Times New Roman" w:cs="Times New Roman"/>
        </w:rPr>
        <w:t>Foglar’s</w:t>
      </w:r>
      <w:proofErr w:type="spellEnd"/>
      <w:r w:rsidR="00313FDB" w:rsidRPr="00E968B5">
        <w:rPr>
          <w:rFonts w:ascii="Times New Roman" w:hAnsi="Times New Roman" w:cs="Times New Roman"/>
        </w:rPr>
        <w:t xml:space="preserve"> hymn book is a particularly demanding </w:t>
      </w:r>
      <w:r w:rsidR="00810F9E">
        <w:rPr>
          <w:rFonts w:ascii="Times New Roman" w:hAnsi="Times New Roman" w:cs="Times New Roman"/>
        </w:rPr>
        <w:t>example</w:t>
      </w:r>
      <w:r w:rsidR="007C6CB8">
        <w:rPr>
          <w:rFonts w:ascii="Times New Roman" w:hAnsi="Times New Roman" w:cs="Times New Roman"/>
        </w:rPr>
        <w:t>.</w:t>
      </w:r>
      <w:r w:rsidR="00313FDB" w:rsidRPr="00E968B5">
        <w:rPr>
          <w:rFonts w:ascii="Times New Roman" w:hAnsi="Times New Roman" w:cs="Times New Roman"/>
        </w:rPr>
        <w:t xml:space="preserve"> </w:t>
      </w:r>
      <w:r w:rsidR="00810F9E">
        <w:rPr>
          <w:rFonts w:ascii="Times New Roman" w:hAnsi="Times New Roman" w:cs="Times New Roman"/>
        </w:rPr>
        <w:t>O</w:t>
      </w:r>
      <w:r w:rsidR="00810F9E" w:rsidRPr="00E968B5">
        <w:rPr>
          <w:rFonts w:ascii="Times New Roman" w:hAnsi="Times New Roman" w:cs="Times New Roman"/>
        </w:rPr>
        <w:t>n the one hand,</w:t>
      </w:r>
      <w:r w:rsidR="00810F9E">
        <w:rPr>
          <w:rFonts w:ascii="Times New Roman" w:hAnsi="Times New Roman" w:cs="Times New Roman"/>
        </w:rPr>
        <w:t xml:space="preserve"> w</w:t>
      </w:r>
      <w:r w:rsidR="00313FDB" w:rsidRPr="00E968B5">
        <w:rPr>
          <w:rFonts w:ascii="Times New Roman" w:hAnsi="Times New Roman" w:cs="Times New Roman"/>
        </w:rPr>
        <w:t xml:space="preserve">ith eight previously recorded versions of textual </w:t>
      </w:r>
      <w:r w:rsidR="00906B78" w:rsidRPr="00E968B5">
        <w:rPr>
          <w:rFonts w:ascii="Times New Roman" w:hAnsi="Times New Roman" w:cs="Times New Roman"/>
        </w:rPr>
        <w:t>transmission</w:t>
      </w:r>
      <w:r w:rsidR="00313FDB" w:rsidRPr="00E968B5">
        <w:rPr>
          <w:rFonts w:ascii="Times New Roman" w:hAnsi="Times New Roman" w:cs="Times New Roman"/>
        </w:rPr>
        <w:t xml:space="preserve"> or tradition</w:t>
      </w:r>
      <w:r w:rsidR="00906B78" w:rsidRPr="00E968B5">
        <w:rPr>
          <w:rFonts w:ascii="Times New Roman" w:hAnsi="Times New Roman" w:cs="Times New Roman"/>
        </w:rPr>
        <w:t xml:space="preserve">, </w:t>
      </w:r>
      <w:r w:rsidR="00810F9E">
        <w:rPr>
          <w:rFonts w:ascii="Times New Roman" w:hAnsi="Times New Roman" w:cs="Times New Roman"/>
        </w:rPr>
        <w:t xml:space="preserve">it </w:t>
      </w:r>
      <w:r w:rsidR="00313FDB" w:rsidRPr="00E968B5">
        <w:rPr>
          <w:rFonts w:ascii="Times New Roman" w:hAnsi="Times New Roman" w:cs="Times New Roman"/>
        </w:rPr>
        <w:t xml:space="preserve">requires a classical Western European type of </w:t>
      </w:r>
      <w:r w:rsidR="00906B78" w:rsidRPr="00E968B5">
        <w:rPr>
          <w:rFonts w:ascii="Times New Roman" w:hAnsi="Times New Roman" w:cs="Times New Roman"/>
        </w:rPr>
        <w:t xml:space="preserve">scholarly </w:t>
      </w:r>
      <w:r w:rsidR="00313FDB" w:rsidRPr="00E968B5">
        <w:rPr>
          <w:rFonts w:ascii="Times New Roman" w:hAnsi="Times New Roman" w:cs="Times New Roman"/>
        </w:rPr>
        <w:t>edition</w:t>
      </w:r>
      <w:r w:rsidR="00810F9E">
        <w:rPr>
          <w:rFonts w:ascii="Times New Roman" w:hAnsi="Times New Roman" w:cs="Times New Roman"/>
        </w:rPr>
        <w:t>;</w:t>
      </w:r>
      <w:r w:rsidR="00906B78" w:rsidRPr="00E968B5">
        <w:rPr>
          <w:rFonts w:ascii="Times New Roman" w:hAnsi="Times New Roman" w:cs="Times New Roman"/>
        </w:rPr>
        <w:t xml:space="preserve"> on the other</w:t>
      </w:r>
      <w:r w:rsidR="00810F9E">
        <w:rPr>
          <w:rFonts w:ascii="Times New Roman" w:hAnsi="Times New Roman" w:cs="Times New Roman"/>
        </w:rPr>
        <w:t xml:space="preserve"> hand</w:t>
      </w:r>
      <w:r w:rsidR="00906B78" w:rsidRPr="00E968B5">
        <w:rPr>
          <w:rFonts w:ascii="Times New Roman" w:hAnsi="Times New Roman" w:cs="Times New Roman"/>
        </w:rPr>
        <w:t xml:space="preserve">, a Slovenian philological type of scholarly edition </w:t>
      </w:r>
      <w:r w:rsidR="006B4990">
        <w:rPr>
          <w:rFonts w:ascii="Times New Roman" w:hAnsi="Times New Roman" w:cs="Times New Roman"/>
        </w:rPr>
        <w:t>i</w:t>
      </w:r>
      <w:r w:rsidR="00906B78" w:rsidRPr="00E968B5">
        <w:rPr>
          <w:rFonts w:ascii="Times New Roman" w:hAnsi="Times New Roman" w:cs="Times New Roman"/>
        </w:rPr>
        <w:t>s determined by the cont</w:t>
      </w:r>
      <w:r w:rsidR="00313FDB" w:rsidRPr="00E968B5">
        <w:rPr>
          <w:rFonts w:ascii="Times New Roman" w:hAnsi="Times New Roman" w:cs="Times New Roman"/>
        </w:rPr>
        <w:t>rast</w:t>
      </w:r>
      <w:r w:rsidR="00906B78" w:rsidRPr="00E968B5">
        <w:rPr>
          <w:rFonts w:ascii="Times New Roman" w:hAnsi="Times New Roman" w:cs="Times New Roman"/>
        </w:rPr>
        <w:t>ing</w:t>
      </w:r>
      <w:r w:rsidR="00313FDB" w:rsidRPr="00E968B5">
        <w:rPr>
          <w:rFonts w:ascii="Times New Roman" w:hAnsi="Times New Roman" w:cs="Times New Roman"/>
        </w:rPr>
        <w:t xml:space="preserve"> </w:t>
      </w:r>
      <w:r w:rsidR="00906B78" w:rsidRPr="00E968B5">
        <w:rPr>
          <w:rFonts w:ascii="Times New Roman" w:hAnsi="Times New Roman" w:cs="Times New Roman"/>
        </w:rPr>
        <w:t xml:space="preserve">method involving </w:t>
      </w:r>
      <w:r w:rsidR="00313FDB" w:rsidRPr="00E968B5">
        <w:rPr>
          <w:rFonts w:ascii="Times New Roman" w:hAnsi="Times New Roman" w:cs="Times New Roman"/>
        </w:rPr>
        <w:t xml:space="preserve">the diplomatic and </w:t>
      </w:r>
      <w:r w:rsidR="00906B78" w:rsidRPr="00E968B5">
        <w:rPr>
          <w:rFonts w:ascii="Times New Roman" w:hAnsi="Times New Roman" w:cs="Times New Roman"/>
        </w:rPr>
        <w:t xml:space="preserve">the </w:t>
      </w:r>
      <w:r w:rsidR="00313FDB" w:rsidRPr="00E968B5">
        <w:rPr>
          <w:rFonts w:ascii="Times New Roman" w:hAnsi="Times New Roman" w:cs="Times New Roman"/>
        </w:rPr>
        <w:t xml:space="preserve">critical </w:t>
      </w:r>
      <w:r w:rsidR="00906B78" w:rsidRPr="00E968B5">
        <w:rPr>
          <w:rFonts w:ascii="Times New Roman" w:hAnsi="Times New Roman" w:cs="Times New Roman"/>
        </w:rPr>
        <w:t>transcript</w:t>
      </w:r>
      <w:r w:rsidR="00313FDB" w:rsidRPr="00E968B5">
        <w:rPr>
          <w:rFonts w:ascii="Times New Roman" w:hAnsi="Times New Roman" w:cs="Times New Roman"/>
        </w:rPr>
        <w:t xml:space="preserve"> of the main text. </w:t>
      </w:r>
      <w:r w:rsidR="00906B78" w:rsidRPr="00E968B5">
        <w:rPr>
          <w:rFonts w:ascii="Times New Roman" w:hAnsi="Times New Roman" w:cs="Times New Roman"/>
        </w:rPr>
        <w:t>In the future, t</w:t>
      </w:r>
      <w:r w:rsidR="00313FDB" w:rsidRPr="00E968B5">
        <w:rPr>
          <w:rFonts w:ascii="Times New Roman" w:hAnsi="Times New Roman" w:cs="Times New Roman"/>
        </w:rPr>
        <w:t xml:space="preserve">his need </w:t>
      </w:r>
      <w:r w:rsidR="00906B78" w:rsidRPr="00E968B5">
        <w:rPr>
          <w:rFonts w:ascii="Times New Roman" w:hAnsi="Times New Roman" w:cs="Times New Roman"/>
        </w:rPr>
        <w:t xml:space="preserve">should also be met by </w:t>
      </w:r>
      <w:r w:rsidR="00313FDB" w:rsidRPr="00E968B5">
        <w:rPr>
          <w:rFonts w:ascii="Times New Roman" w:hAnsi="Times New Roman" w:cs="Times New Roman"/>
        </w:rPr>
        <w:t>adjust</w:t>
      </w:r>
      <w:r w:rsidR="00906B78" w:rsidRPr="00E968B5">
        <w:rPr>
          <w:rFonts w:ascii="Times New Roman" w:hAnsi="Times New Roman" w:cs="Times New Roman"/>
        </w:rPr>
        <w:t>ments made to</w:t>
      </w:r>
      <w:r w:rsidR="001A16D6" w:rsidRPr="00E968B5">
        <w:rPr>
          <w:rFonts w:ascii="Times New Roman" w:hAnsi="Times New Roman" w:cs="Times New Roman"/>
        </w:rPr>
        <w:t xml:space="preserve"> its reading display solutions</w:t>
      </w:r>
      <w:r w:rsidR="00313FDB" w:rsidRPr="00E968B5">
        <w:rPr>
          <w:rFonts w:ascii="Times New Roman" w:hAnsi="Times New Roman" w:cs="Times New Roman"/>
        </w:rPr>
        <w:t>.</w:t>
      </w:r>
    </w:p>
    <w:p w14:paraId="1CBEF95D" w14:textId="77777777" w:rsidR="000C7C67" w:rsidRPr="00E968B5" w:rsidRDefault="000C7C67" w:rsidP="00233C74">
      <w:pPr>
        <w:spacing w:line="360" w:lineRule="auto"/>
        <w:jc w:val="both"/>
        <w:rPr>
          <w:rFonts w:ascii="Times New Roman" w:hAnsi="Times New Roman" w:cs="Times New Roman"/>
        </w:rPr>
      </w:pPr>
    </w:p>
    <w:p w14:paraId="657120F3" w14:textId="77777777" w:rsidR="00377503" w:rsidRPr="00E968B5" w:rsidRDefault="00C46290" w:rsidP="00DC0606">
      <w:pPr>
        <w:spacing w:line="360" w:lineRule="auto"/>
        <w:jc w:val="center"/>
        <w:rPr>
          <w:rFonts w:ascii="Times New Roman" w:hAnsi="Times New Roman" w:cs="Times New Roman"/>
          <w:b/>
        </w:rPr>
      </w:pPr>
      <w:r w:rsidRPr="00E968B5">
        <w:rPr>
          <w:rFonts w:ascii="Times New Roman" w:hAnsi="Times New Roman" w:cs="Times New Roman"/>
          <w:b/>
        </w:rPr>
        <w:t>Conclusion</w:t>
      </w:r>
    </w:p>
    <w:p w14:paraId="400A0503" w14:textId="77777777" w:rsidR="00377503" w:rsidRPr="00E968B5" w:rsidRDefault="00377503" w:rsidP="000667FE">
      <w:pPr>
        <w:spacing w:line="360" w:lineRule="auto"/>
        <w:jc w:val="both"/>
        <w:rPr>
          <w:rFonts w:ascii="Times New Roman" w:hAnsi="Times New Roman" w:cs="Times New Roman"/>
        </w:rPr>
      </w:pPr>
    </w:p>
    <w:p w14:paraId="5B6F0BCB" w14:textId="1967FB71" w:rsidR="00C46290" w:rsidRPr="00B66F6A" w:rsidRDefault="00AC0502" w:rsidP="008066CB">
      <w:pPr>
        <w:spacing w:line="360" w:lineRule="auto"/>
        <w:jc w:val="both"/>
        <w:rPr>
          <w:rFonts w:ascii="Times New Roman" w:hAnsi="Times New Roman" w:cs="Times New Roman"/>
        </w:rPr>
      </w:pPr>
      <w:r>
        <w:rPr>
          <w:rFonts w:ascii="Times New Roman" w:hAnsi="Times New Roman" w:cs="Times New Roman"/>
        </w:rPr>
        <w:tab/>
      </w:r>
      <w:r w:rsidR="00865164" w:rsidRPr="00E968B5">
        <w:rPr>
          <w:rFonts w:ascii="Times New Roman" w:hAnsi="Times New Roman" w:cs="Times New Roman"/>
        </w:rPr>
        <w:t xml:space="preserve">The </w:t>
      </w:r>
      <w:r w:rsidR="00C46290" w:rsidRPr="00E968B5">
        <w:rPr>
          <w:rFonts w:ascii="Times New Roman" w:hAnsi="Times New Roman" w:cs="Times New Roman"/>
        </w:rPr>
        <w:t>article</w:t>
      </w:r>
      <w:r w:rsidR="00865164" w:rsidRPr="00E968B5">
        <w:rPr>
          <w:rFonts w:ascii="Times New Roman" w:hAnsi="Times New Roman" w:cs="Times New Roman"/>
        </w:rPr>
        <w:t xml:space="preserve"> presents the method adopted to </w:t>
      </w:r>
      <w:r w:rsidR="00C46290" w:rsidRPr="00E968B5">
        <w:rPr>
          <w:rFonts w:ascii="Times New Roman" w:hAnsi="Times New Roman" w:cs="Times New Roman"/>
        </w:rPr>
        <w:t>compil</w:t>
      </w:r>
      <w:r w:rsidR="00865164" w:rsidRPr="00E968B5">
        <w:rPr>
          <w:rFonts w:ascii="Times New Roman" w:hAnsi="Times New Roman" w:cs="Times New Roman"/>
        </w:rPr>
        <w:t>e</w:t>
      </w:r>
      <w:r w:rsidR="00C46290" w:rsidRPr="00E968B5">
        <w:rPr>
          <w:rFonts w:ascii="Times New Roman" w:hAnsi="Times New Roman" w:cs="Times New Roman"/>
        </w:rPr>
        <w:t xml:space="preserve"> a critical apparatus of variant readings in the digital scholarly edition of </w:t>
      </w:r>
      <w:proofErr w:type="spellStart"/>
      <w:r w:rsidR="00C46290" w:rsidRPr="00E968B5">
        <w:rPr>
          <w:rFonts w:ascii="Times New Roman" w:hAnsi="Times New Roman" w:cs="Times New Roman"/>
          <w:i/>
        </w:rPr>
        <w:t>Foglar’</w:t>
      </w:r>
      <w:r w:rsidR="00087C83" w:rsidRPr="00E968B5">
        <w:rPr>
          <w:rFonts w:ascii="Times New Roman" w:hAnsi="Times New Roman" w:cs="Times New Roman"/>
          <w:i/>
        </w:rPr>
        <w:t>s</w:t>
      </w:r>
      <w:proofErr w:type="spellEnd"/>
      <w:r w:rsidR="00087C83" w:rsidRPr="00E968B5">
        <w:rPr>
          <w:rFonts w:ascii="Times New Roman" w:hAnsi="Times New Roman" w:cs="Times New Roman"/>
          <w:i/>
        </w:rPr>
        <w:t xml:space="preserve"> M</w:t>
      </w:r>
      <w:r w:rsidR="00C46290" w:rsidRPr="00E968B5">
        <w:rPr>
          <w:rFonts w:ascii="Times New Roman" w:hAnsi="Times New Roman" w:cs="Times New Roman"/>
          <w:i/>
        </w:rPr>
        <w:t>anuscript</w:t>
      </w:r>
      <w:r w:rsidR="00C46290" w:rsidRPr="00E968B5">
        <w:rPr>
          <w:rFonts w:ascii="Times New Roman" w:hAnsi="Times New Roman" w:cs="Times New Roman"/>
        </w:rPr>
        <w:t xml:space="preserve">, a Slovenian </w:t>
      </w:r>
      <w:r w:rsidR="006B4990">
        <w:rPr>
          <w:rFonts w:ascii="Times New Roman" w:hAnsi="Times New Roman" w:cs="Times New Roman"/>
        </w:rPr>
        <w:lastRenderedPageBreak/>
        <w:t>B</w:t>
      </w:r>
      <w:r w:rsidR="00C46290" w:rsidRPr="00E968B5">
        <w:rPr>
          <w:rFonts w:ascii="Times New Roman" w:hAnsi="Times New Roman" w:cs="Times New Roman"/>
        </w:rPr>
        <w:t xml:space="preserve">aroque hymn book from the mid-eighteenth century. The editor compared </w:t>
      </w:r>
      <w:proofErr w:type="spellStart"/>
      <w:r w:rsidR="00C46290" w:rsidRPr="00E968B5">
        <w:rPr>
          <w:rFonts w:ascii="Times New Roman" w:hAnsi="Times New Roman" w:cs="Times New Roman"/>
        </w:rPr>
        <w:t>Foglar</w:t>
      </w:r>
      <w:r w:rsidR="00865164" w:rsidRPr="00E968B5">
        <w:rPr>
          <w:rFonts w:ascii="Times New Roman" w:hAnsi="Times New Roman" w:cs="Times New Roman"/>
        </w:rPr>
        <w:t>’</w:t>
      </w:r>
      <w:r w:rsidR="00C46290" w:rsidRPr="00E968B5">
        <w:rPr>
          <w:rFonts w:ascii="Times New Roman" w:hAnsi="Times New Roman" w:cs="Times New Roman"/>
        </w:rPr>
        <w:t>s</w:t>
      </w:r>
      <w:proofErr w:type="spellEnd"/>
      <w:r w:rsidR="00C46290" w:rsidRPr="00E968B5">
        <w:rPr>
          <w:rFonts w:ascii="Times New Roman" w:hAnsi="Times New Roman" w:cs="Times New Roman"/>
        </w:rPr>
        <w:t xml:space="preserve"> text with </w:t>
      </w:r>
      <w:r w:rsidR="00865164" w:rsidRPr="00E968B5">
        <w:rPr>
          <w:rFonts w:ascii="Times New Roman" w:hAnsi="Times New Roman" w:cs="Times New Roman"/>
        </w:rPr>
        <w:t xml:space="preserve">its </w:t>
      </w:r>
      <w:r w:rsidR="00C46290" w:rsidRPr="00E968B5">
        <w:rPr>
          <w:rFonts w:ascii="Times New Roman" w:hAnsi="Times New Roman" w:cs="Times New Roman"/>
        </w:rPr>
        <w:t xml:space="preserve">versions in eight other manuscripts and old prints. </w:t>
      </w:r>
      <w:r w:rsidR="00865164" w:rsidRPr="00E968B5">
        <w:rPr>
          <w:rFonts w:ascii="Times New Roman" w:hAnsi="Times New Roman" w:cs="Times New Roman"/>
        </w:rPr>
        <w:t>The v</w:t>
      </w:r>
      <w:r w:rsidR="00C46290" w:rsidRPr="00E968B5">
        <w:rPr>
          <w:rFonts w:ascii="Times New Roman" w:hAnsi="Times New Roman" w:cs="Times New Roman"/>
        </w:rPr>
        <w:t>aria</w:t>
      </w:r>
      <w:r w:rsidR="00865164" w:rsidRPr="00E968B5">
        <w:rPr>
          <w:rFonts w:ascii="Times New Roman" w:hAnsi="Times New Roman" w:cs="Times New Roman"/>
        </w:rPr>
        <w:t>nt readings</w:t>
      </w:r>
      <w:r w:rsidR="00C46290" w:rsidRPr="00E968B5">
        <w:rPr>
          <w:rFonts w:ascii="Times New Roman" w:hAnsi="Times New Roman" w:cs="Times New Roman"/>
        </w:rPr>
        <w:t xml:space="preserve"> </w:t>
      </w:r>
      <w:r w:rsidR="00865164" w:rsidRPr="00E968B5">
        <w:rPr>
          <w:rFonts w:ascii="Times New Roman" w:hAnsi="Times New Roman" w:cs="Times New Roman"/>
        </w:rPr>
        <w:t>identified i</w:t>
      </w:r>
      <w:r w:rsidR="00C46290" w:rsidRPr="00E968B5">
        <w:rPr>
          <w:rFonts w:ascii="Times New Roman" w:hAnsi="Times New Roman" w:cs="Times New Roman"/>
        </w:rPr>
        <w:t xml:space="preserve">n the collation process were </w:t>
      </w:r>
      <w:r w:rsidR="00865164" w:rsidRPr="00E968B5">
        <w:rPr>
          <w:rFonts w:ascii="Times New Roman" w:hAnsi="Times New Roman" w:cs="Times New Roman"/>
        </w:rPr>
        <w:t xml:space="preserve">encoded </w:t>
      </w:r>
      <w:r w:rsidR="00C46290" w:rsidRPr="00E968B5">
        <w:rPr>
          <w:rFonts w:ascii="Times New Roman" w:hAnsi="Times New Roman" w:cs="Times New Roman"/>
        </w:rPr>
        <w:t xml:space="preserve">with XML elements according to the </w:t>
      </w:r>
      <w:r w:rsidR="00C46290" w:rsidRPr="00E968B5">
        <w:rPr>
          <w:rFonts w:ascii="Times New Roman" w:hAnsi="Times New Roman" w:cs="Times New Roman"/>
          <w:i/>
        </w:rPr>
        <w:t xml:space="preserve">TEI Guidelines </w:t>
      </w:r>
      <w:r w:rsidR="00C46290" w:rsidRPr="00E968B5">
        <w:rPr>
          <w:rFonts w:ascii="Times New Roman" w:hAnsi="Times New Roman" w:cs="Times New Roman"/>
        </w:rPr>
        <w:t xml:space="preserve">as </w:t>
      </w:r>
      <w:r w:rsidR="00AC2F0F" w:rsidRPr="00E968B5">
        <w:rPr>
          <w:rFonts w:ascii="Times New Roman" w:hAnsi="Times New Roman" w:cs="Times New Roman"/>
        </w:rPr>
        <w:t xml:space="preserve">units of the </w:t>
      </w:r>
      <w:r w:rsidR="00C46290" w:rsidRPr="00E968B5">
        <w:rPr>
          <w:rFonts w:ascii="Times New Roman" w:hAnsi="Times New Roman" w:cs="Times New Roman"/>
        </w:rPr>
        <w:t xml:space="preserve">critical </w:t>
      </w:r>
      <w:r w:rsidR="00865164" w:rsidRPr="00E968B5">
        <w:rPr>
          <w:rFonts w:ascii="Times New Roman" w:hAnsi="Times New Roman" w:cs="Times New Roman"/>
        </w:rPr>
        <w:t>apparatus</w:t>
      </w:r>
      <w:r w:rsidR="00C46290" w:rsidRPr="00E968B5">
        <w:rPr>
          <w:rFonts w:ascii="Times New Roman" w:hAnsi="Times New Roman" w:cs="Times New Roman"/>
        </w:rPr>
        <w:t xml:space="preserve">. </w:t>
      </w:r>
      <w:r w:rsidR="008066CB" w:rsidRPr="008066CB">
        <w:rPr>
          <w:rFonts w:ascii="Times New Roman" w:hAnsi="Times New Roman" w:cs="Times New Roman"/>
        </w:rPr>
        <w:t>The problem of the variation of older poetic texts rais</w:t>
      </w:r>
      <w:r w:rsidR="008066CB">
        <w:rPr>
          <w:rFonts w:ascii="Times New Roman" w:hAnsi="Times New Roman" w:cs="Times New Roman"/>
        </w:rPr>
        <w:t xml:space="preserve">es the </w:t>
      </w:r>
      <w:r w:rsidR="005E616B">
        <w:rPr>
          <w:rFonts w:ascii="Times New Roman" w:hAnsi="Times New Roman" w:cs="Times New Roman"/>
        </w:rPr>
        <w:t>problem</w:t>
      </w:r>
      <w:r w:rsidR="008066CB">
        <w:rPr>
          <w:rFonts w:ascii="Times New Roman" w:hAnsi="Times New Roman" w:cs="Times New Roman"/>
        </w:rPr>
        <w:t xml:space="preserve"> that various tools </w:t>
      </w:r>
      <w:r w:rsidR="005E616B">
        <w:rPr>
          <w:rFonts w:ascii="Times New Roman" w:hAnsi="Times New Roman" w:cs="Times New Roman"/>
        </w:rPr>
        <w:t>embody</w:t>
      </w:r>
      <w:r w:rsidR="008066CB" w:rsidRPr="008066CB">
        <w:rPr>
          <w:rFonts w:ascii="Times New Roman" w:hAnsi="Times New Roman" w:cs="Times New Roman"/>
        </w:rPr>
        <w:t xml:space="preserve"> various functionalities </w:t>
      </w:r>
      <w:r w:rsidR="005E616B">
        <w:rPr>
          <w:rFonts w:ascii="Times New Roman" w:hAnsi="Times New Roman" w:cs="Times New Roman"/>
        </w:rPr>
        <w:t xml:space="preserve">but </w:t>
      </w:r>
      <w:r w:rsidR="008066CB" w:rsidRPr="008066CB">
        <w:rPr>
          <w:rFonts w:ascii="Times New Roman" w:hAnsi="Times New Roman" w:cs="Times New Roman"/>
        </w:rPr>
        <w:t xml:space="preserve">no tool </w:t>
      </w:r>
      <w:r w:rsidR="005E616B">
        <w:rPr>
          <w:rFonts w:ascii="Times New Roman" w:hAnsi="Times New Roman" w:cs="Times New Roman"/>
        </w:rPr>
        <w:t xml:space="preserve">satisfies </w:t>
      </w:r>
      <w:r w:rsidR="008066CB" w:rsidRPr="008066CB">
        <w:rPr>
          <w:rFonts w:ascii="Times New Roman" w:hAnsi="Times New Roman" w:cs="Times New Roman"/>
        </w:rPr>
        <w:t>the needs</w:t>
      </w:r>
      <w:r w:rsidR="005E616B">
        <w:rPr>
          <w:rFonts w:ascii="Times New Roman" w:hAnsi="Times New Roman" w:cs="Times New Roman"/>
        </w:rPr>
        <w:t xml:space="preserve"> of all researchers</w:t>
      </w:r>
      <w:r w:rsidR="008066CB" w:rsidRPr="008066CB">
        <w:rPr>
          <w:rFonts w:ascii="Times New Roman" w:hAnsi="Times New Roman" w:cs="Times New Roman"/>
        </w:rPr>
        <w:t xml:space="preserve">. This opens up (not entirely new) horizons, </w:t>
      </w:r>
      <w:r w:rsidR="005E616B">
        <w:rPr>
          <w:rFonts w:ascii="Times New Roman" w:hAnsi="Times New Roman" w:cs="Times New Roman"/>
        </w:rPr>
        <w:t>where</w:t>
      </w:r>
      <w:r w:rsidR="008066CB" w:rsidRPr="008066CB">
        <w:rPr>
          <w:rFonts w:ascii="Times New Roman" w:hAnsi="Times New Roman" w:cs="Times New Roman"/>
        </w:rPr>
        <w:t xml:space="preserve"> the value of the canonical record of our edition in TEI is further increased, as it can be processed </w:t>
      </w:r>
      <w:r w:rsidR="005E616B">
        <w:rPr>
          <w:rFonts w:ascii="Times New Roman" w:hAnsi="Times New Roman" w:cs="Times New Roman"/>
        </w:rPr>
        <w:t xml:space="preserve">with </w:t>
      </w:r>
      <w:r w:rsidR="008066CB" w:rsidRPr="008066CB">
        <w:rPr>
          <w:rFonts w:ascii="Times New Roman" w:hAnsi="Times New Roman" w:cs="Times New Roman"/>
        </w:rPr>
        <w:t>various, eve</w:t>
      </w:r>
      <w:r w:rsidR="005E616B">
        <w:rPr>
          <w:rFonts w:ascii="Times New Roman" w:hAnsi="Times New Roman" w:cs="Times New Roman"/>
        </w:rPr>
        <w:t>r</w:t>
      </w:r>
      <w:r w:rsidR="008066CB" w:rsidRPr="008066CB">
        <w:rPr>
          <w:rFonts w:ascii="Times New Roman" w:hAnsi="Times New Roman" w:cs="Times New Roman"/>
        </w:rPr>
        <w:t xml:space="preserve"> evolving tools </w:t>
      </w:r>
      <w:r w:rsidR="005E616B">
        <w:rPr>
          <w:rFonts w:ascii="Times New Roman" w:hAnsi="Times New Roman" w:cs="Times New Roman"/>
        </w:rPr>
        <w:t xml:space="preserve">and </w:t>
      </w:r>
      <w:r w:rsidR="008066CB" w:rsidRPr="008066CB">
        <w:rPr>
          <w:rFonts w:ascii="Times New Roman" w:hAnsi="Times New Roman" w:cs="Times New Roman"/>
        </w:rPr>
        <w:t xml:space="preserve">according to various needs of presentation and research. </w:t>
      </w:r>
      <w:r w:rsidR="008066CB">
        <w:rPr>
          <w:rFonts w:ascii="Times New Roman" w:hAnsi="Times New Roman" w:cs="Times New Roman"/>
        </w:rPr>
        <w:t>Therefore, t</w:t>
      </w:r>
      <w:r w:rsidR="00AC2F0F" w:rsidRPr="00E968B5">
        <w:rPr>
          <w:rFonts w:ascii="Times New Roman" w:hAnsi="Times New Roman" w:cs="Times New Roman"/>
        </w:rPr>
        <w:t>he first question that arose</w:t>
      </w:r>
      <w:r w:rsidR="00C46290" w:rsidRPr="00E968B5">
        <w:rPr>
          <w:rFonts w:ascii="Times New Roman" w:hAnsi="Times New Roman" w:cs="Times New Roman"/>
        </w:rPr>
        <w:t xml:space="preserve"> </w:t>
      </w:r>
      <w:r w:rsidR="00AC2F0F" w:rsidRPr="00E968B5">
        <w:rPr>
          <w:rFonts w:ascii="Times New Roman" w:hAnsi="Times New Roman" w:cs="Times New Roman"/>
        </w:rPr>
        <w:t>w</w:t>
      </w:r>
      <w:r w:rsidR="00C46290" w:rsidRPr="00E968B5">
        <w:rPr>
          <w:rFonts w:ascii="Times New Roman" w:hAnsi="Times New Roman" w:cs="Times New Roman"/>
        </w:rPr>
        <w:t xml:space="preserve">as how to </w:t>
      </w:r>
      <w:r w:rsidR="00AC2F0F" w:rsidRPr="00E968B5">
        <w:rPr>
          <w:rFonts w:ascii="Times New Roman" w:hAnsi="Times New Roman" w:cs="Times New Roman"/>
        </w:rPr>
        <w:t>label</w:t>
      </w:r>
      <w:r w:rsidR="00C46290" w:rsidRPr="00E968B5">
        <w:rPr>
          <w:rFonts w:ascii="Times New Roman" w:hAnsi="Times New Roman" w:cs="Times New Roman"/>
        </w:rPr>
        <w:t xml:space="preserve"> a</w:t>
      </w:r>
      <w:r w:rsidR="00AC2F0F" w:rsidRPr="00E968B5">
        <w:rPr>
          <w:rFonts w:ascii="Times New Roman" w:hAnsi="Times New Roman" w:cs="Times New Roman"/>
        </w:rPr>
        <w:t xml:space="preserve"> maximum number of</w:t>
      </w:r>
      <w:r w:rsidR="00C46290" w:rsidRPr="00E968B5">
        <w:rPr>
          <w:rFonts w:ascii="Times New Roman" w:hAnsi="Times New Roman" w:cs="Times New Roman"/>
        </w:rPr>
        <w:t xml:space="preserve"> </w:t>
      </w:r>
      <w:r w:rsidR="00AC2F0F" w:rsidRPr="00E968B5">
        <w:rPr>
          <w:rFonts w:ascii="Times New Roman" w:hAnsi="Times New Roman" w:cs="Times New Roman"/>
        </w:rPr>
        <w:t xml:space="preserve">analytical findings </w:t>
      </w:r>
      <w:r w:rsidR="00C46290" w:rsidRPr="00E968B5">
        <w:rPr>
          <w:rFonts w:ascii="Times New Roman" w:hAnsi="Times New Roman" w:cs="Times New Roman"/>
        </w:rPr>
        <w:t xml:space="preserve">about </w:t>
      </w:r>
      <w:r w:rsidR="00AC2F0F" w:rsidRPr="00E968B5">
        <w:rPr>
          <w:rFonts w:ascii="Times New Roman" w:hAnsi="Times New Roman" w:cs="Times New Roman"/>
        </w:rPr>
        <w:t xml:space="preserve">the </w:t>
      </w:r>
      <w:r w:rsidR="00C46290" w:rsidRPr="00E968B5">
        <w:rPr>
          <w:rFonts w:ascii="Times New Roman" w:hAnsi="Times New Roman" w:cs="Times New Roman"/>
        </w:rPr>
        <w:t xml:space="preserve">variants </w:t>
      </w:r>
      <w:r w:rsidR="00AC2F0F" w:rsidRPr="00E968B5">
        <w:rPr>
          <w:rFonts w:ascii="Times New Roman" w:hAnsi="Times New Roman" w:cs="Times New Roman"/>
        </w:rPr>
        <w:t>using the</w:t>
      </w:r>
      <w:r w:rsidR="00C46290" w:rsidRPr="00E968B5">
        <w:rPr>
          <w:rFonts w:ascii="Times New Roman" w:hAnsi="Times New Roman" w:cs="Times New Roman"/>
        </w:rPr>
        <w:t xml:space="preserve"> TEI </w:t>
      </w:r>
      <w:proofErr w:type="spellStart"/>
      <w:r w:rsidR="00C46290" w:rsidRPr="00E968B5">
        <w:rPr>
          <w:rFonts w:ascii="Times New Roman" w:hAnsi="Times New Roman" w:cs="Times New Roman"/>
        </w:rPr>
        <w:t>markup</w:t>
      </w:r>
      <w:proofErr w:type="spellEnd"/>
      <w:r w:rsidR="008709DA">
        <w:rPr>
          <w:rFonts w:ascii="Times New Roman" w:hAnsi="Times New Roman" w:cs="Times New Roman"/>
        </w:rPr>
        <w:t>:</w:t>
      </w:r>
      <w:r w:rsidR="006D2516" w:rsidRPr="00E968B5">
        <w:rPr>
          <w:rFonts w:ascii="Times New Roman" w:hAnsi="Times New Roman" w:cs="Times New Roman"/>
        </w:rPr>
        <w:t xml:space="preserve"> how to i</w:t>
      </w:r>
      <w:r w:rsidR="00AC2F0F" w:rsidRPr="00E968B5">
        <w:rPr>
          <w:rFonts w:ascii="Times New Roman" w:hAnsi="Times New Roman" w:cs="Times New Roman"/>
        </w:rPr>
        <w:t>ndicat</w:t>
      </w:r>
      <w:r w:rsidR="006D2516" w:rsidRPr="00E968B5">
        <w:rPr>
          <w:rFonts w:ascii="Times New Roman" w:hAnsi="Times New Roman" w:cs="Times New Roman"/>
        </w:rPr>
        <w:t xml:space="preserve">e </w:t>
      </w:r>
      <w:r w:rsidR="00AC2F0F" w:rsidRPr="00E968B5">
        <w:rPr>
          <w:rFonts w:ascii="Times New Roman" w:hAnsi="Times New Roman" w:cs="Times New Roman"/>
        </w:rPr>
        <w:t>w</w:t>
      </w:r>
      <w:r w:rsidR="00C46290" w:rsidRPr="00E968B5">
        <w:rPr>
          <w:rFonts w:ascii="Times New Roman" w:hAnsi="Times New Roman" w:cs="Times New Roman"/>
        </w:rPr>
        <w:t xml:space="preserve">hether </w:t>
      </w:r>
      <w:r w:rsidR="00AC2F0F" w:rsidRPr="00E968B5">
        <w:rPr>
          <w:rFonts w:ascii="Times New Roman" w:hAnsi="Times New Roman" w:cs="Times New Roman"/>
        </w:rPr>
        <w:t xml:space="preserve">the </w:t>
      </w:r>
      <w:r w:rsidR="00C46290" w:rsidRPr="00E968B5">
        <w:rPr>
          <w:rFonts w:ascii="Times New Roman" w:hAnsi="Times New Roman" w:cs="Times New Roman"/>
        </w:rPr>
        <w:t xml:space="preserve">differences </w:t>
      </w:r>
      <w:r w:rsidR="00AC2F0F" w:rsidRPr="00E968B5">
        <w:rPr>
          <w:rFonts w:ascii="Times New Roman" w:hAnsi="Times New Roman" w:cs="Times New Roman"/>
        </w:rPr>
        <w:t xml:space="preserve">are on the level of </w:t>
      </w:r>
      <w:r w:rsidR="00C46290" w:rsidRPr="00E968B5">
        <w:rPr>
          <w:rFonts w:ascii="Times New Roman" w:hAnsi="Times New Roman" w:cs="Times New Roman"/>
        </w:rPr>
        <w:t>spelling, vocabulary, lexi</w:t>
      </w:r>
      <w:r w:rsidR="00AC2F0F" w:rsidRPr="00E968B5">
        <w:rPr>
          <w:rFonts w:ascii="Times New Roman" w:hAnsi="Times New Roman" w:cs="Times New Roman"/>
        </w:rPr>
        <w:t>s</w:t>
      </w:r>
      <w:r w:rsidR="00C46290" w:rsidRPr="00E968B5">
        <w:rPr>
          <w:rFonts w:ascii="Times New Roman" w:hAnsi="Times New Roman" w:cs="Times New Roman"/>
        </w:rPr>
        <w:t>, semantic</w:t>
      </w:r>
      <w:r w:rsidR="00AC2F0F" w:rsidRPr="00E968B5">
        <w:rPr>
          <w:rFonts w:ascii="Times New Roman" w:hAnsi="Times New Roman" w:cs="Times New Roman"/>
        </w:rPr>
        <w:t>s</w:t>
      </w:r>
      <w:r w:rsidR="00C46290" w:rsidRPr="00E968B5">
        <w:rPr>
          <w:rFonts w:ascii="Times New Roman" w:hAnsi="Times New Roman" w:cs="Times New Roman"/>
        </w:rPr>
        <w:t xml:space="preserve">, etc. </w:t>
      </w:r>
      <w:r w:rsidR="007F184C">
        <w:rPr>
          <w:rFonts w:ascii="Times New Roman" w:hAnsi="Times New Roman" w:cs="Times New Roman"/>
        </w:rPr>
        <w:t>T</w:t>
      </w:r>
      <w:r w:rsidR="00AC2F0F" w:rsidRPr="00E968B5">
        <w:rPr>
          <w:rFonts w:ascii="Times New Roman" w:hAnsi="Times New Roman" w:cs="Times New Roman"/>
        </w:rPr>
        <w:t xml:space="preserve">he </w:t>
      </w:r>
      <w:r w:rsidR="007F184C">
        <w:rPr>
          <w:rFonts w:ascii="Times New Roman" w:hAnsi="Times New Roman" w:cs="Times New Roman"/>
        </w:rPr>
        <w:t xml:space="preserve">second </w:t>
      </w:r>
      <w:r w:rsidR="00AC2F0F" w:rsidRPr="00E968B5">
        <w:rPr>
          <w:rFonts w:ascii="Times New Roman" w:hAnsi="Times New Roman" w:cs="Times New Roman"/>
        </w:rPr>
        <w:t xml:space="preserve">question </w:t>
      </w:r>
      <w:r w:rsidR="007F184C">
        <w:rPr>
          <w:rFonts w:ascii="Times New Roman" w:hAnsi="Times New Roman" w:cs="Times New Roman"/>
        </w:rPr>
        <w:t xml:space="preserve">was </w:t>
      </w:r>
      <w:r w:rsidR="00C46290" w:rsidRPr="00E968B5">
        <w:rPr>
          <w:rFonts w:ascii="Times New Roman" w:hAnsi="Times New Roman" w:cs="Times New Roman"/>
        </w:rPr>
        <w:t xml:space="preserve">how </w:t>
      </w:r>
      <w:r w:rsidR="00AC2F0F" w:rsidRPr="00E968B5">
        <w:rPr>
          <w:rFonts w:ascii="Times New Roman" w:hAnsi="Times New Roman" w:cs="Times New Roman"/>
        </w:rPr>
        <w:t xml:space="preserve">to </w:t>
      </w:r>
      <w:r w:rsidR="00C46290" w:rsidRPr="00E968B5">
        <w:rPr>
          <w:rFonts w:ascii="Times New Roman" w:hAnsi="Times New Roman" w:cs="Times New Roman"/>
        </w:rPr>
        <w:t>best display</w:t>
      </w:r>
      <w:r w:rsidR="00AC2F0F" w:rsidRPr="00E968B5">
        <w:rPr>
          <w:rFonts w:ascii="Times New Roman" w:hAnsi="Times New Roman" w:cs="Times New Roman"/>
        </w:rPr>
        <w:t xml:space="preserve"> </w:t>
      </w:r>
      <w:r w:rsidR="00C46290" w:rsidRPr="00E968B5">
        <w:rPr>
          <w:rFonts w:ascii="Times New Roman" w:hAnsi="Times New Roman" w:cs="Times New Roman"/>
        </w:rPr>
        <w:t xml:space="preserve">variants </w:t>
      </w:r>
      <w:r w:rsidR="00AC2F0F" w:rsidRPr="00E968B5">
        <w:rPr>
          <w:rFonts w:ascii="Times New Roman" w:hAnsi="Times New Roman" w:cs="Times New Roman"/>
        </w:rPr>
        <w:t>of such diversity</w:t>
      </w:r>
      <w:r w:rsidR="00C46290" w:rsidRPr="00E968B5">
        <w:rPr>
          <w:rFonts w:ascii="Times New Roman" w:hAnsi="Times New Roman" w:cs="Times New Roman"/>
        </w:rPr>
        <w:t xml:space="preserve"> in the HTML format </w:t>
      </w:r>
      <w:r w:rsidR="00740598" w:rsidRPr="00E968B5">
        <w:rPr>
          <w:rFonts w:ascii="Times New Roman" w:hAnsi="Times New Roman" w:cs="Times New Roman"/>
        </w:rPr>
        <w:t>designed for reading from</w:t>
      </w:r>
      <w:r w:rsidR="00C46290" w:rsidRPr="00E968B5">
        <w:rPr>
          <w:rFonts w:ascii="Times New Roman" w:hAnsi="Times New Roman" w:cs="Times New Roman"/>
        </w:rPr>
        <w:t xml:space="preserve"> the screen. </w:t>
      </w:r>
      <w:r w:rsidR="00740598" w:rsidRPr="00E968B5">
        <w:rPr>
          <w:rFonts w:ascii="Times New Roman" w:hAnsi="Times New Roman" w:cs="Times New Roman"/>
        </w:rPr>
        <w:t xml:space="preserve">Taking into account the requirements of </w:t>
      </w:r>
      <w:r w:rsidR="006D2516" w:rsidRPr="00E968B5">
        <w:rPr>
          <w:rFonts w:ascii="Times New Roman" w:hAnsi="Times New Roman" w:cs="Times New Roman"/>
        </w:rPr>
        <w:t>this</w:t>
      </w:r>
      <w:r w:rsidR="00740598" w:rsidRPr="00E968B5">
        <w:rPr>
          <w:rFonts w:ascii="Times New Roman" w:hAnsi="Times New Roman" w:cs="Times New Roman"/>
        </w:rPr>
        <w:t xml:space="preserve"> critical edition, w</w:t>
      </w:r>
      <w:r w:rsidR="00C46290" w:rsidRPr="00E968B5">
        <w:rPr>
          <w:rFonts w:ascii="Times New Roman" w:hAnsi="Times New Roman" w:cs="Times New Roman"/>
        </w:rPr>
        <w:t xml:space="preserve">e tested and </w:t>
      </w:r>
      <w:r w:rsidR="00740598" w:rsidRPr="00E968B5">
        <w:rPr>
          <w:rFonts w:ascii="Times New Roman" w:hAnsi="Times New Roman" w:cs="Times New Roman"/>
        </w:rPr>
        <w:t xml:space="preserve">evaluated </w:t>
      </w:r>
      <w:r w:rsidR="00C46290" w:rsidRPr="00E968B5">
        <w:rPr>
          <w:rFonts w:ascii="Times New Roman" w:hAnsi="Times New Roman" w:cs="Times New Roman"/>
        </w:rPr>
        <w:t>three tools for visuali</w:t>
      </w:r>
      <w:r w:rsidR="007F184C">
        <w:rPr>
          <w:rFonts w:ascii="Times New Roman" w:hAnsi="Times New Roman" w:cs="Times New Roman"/>
        </w:rPr>
        <w:t>s</w:t>
      </w:r>
      <w:r w:rsidR="00C46290" w:rsidRPr="00E968B5">
        <w:rPr>
          <w:rFonts w:ascii="Times New Roman" w:hAnsi="Times New Roman" w:cs="Times New Roman"/>
        </w:rPr>
        <w:t xml:space="preserve">ing </w:t>
      </w:r>
      <w:r w:rsidR="00740598" w:rsidRPr="00E968B5">
        <w:rPr>
          <w:rFonts w:ascii="Times New Roman" w:hAnsi="Times New Roman" w:cs="Times New Roman"/>
        </w:rPr>
        <w:t>the</w:t>
      </w:r>
      <w:r w:rsidR="00C46290" w:rsidRPr="00E968B5">
        <w:rPr>
          <w:rFonts w:ascii="Times New Roman" w:hAnsi="Times New Roman" w:cs="Times New Roman"/>
        </w:rPr>
        <w:t xml:space="preserve"> critical </w:t>
      </w:r>
      <w:r w:rsidR="00740598" w:rsidRPr="00E968B5">
        <w:rPr>
          <w:rFonts w:ascii="Times New Roman" w:hAnsi="Times New Roman" w:cs="Times New Roman"/>
        </w:rPr>
        <w:t>apparatus</w:t>
      </w:r>
      <w:r w:rsidR="00C46290" w:rsidRPr="00E968B5">
        <w:rPr>
          <w:rFonts w:ascii="Times New Roman" w:hAnsi="Times New Roman" w:cs="Times New Roman"/>
        </w:rPr>
        <w:t xml:space="preserve">. In addition to </w:t>
      </w:r>
      <w:r w:rsidR="00740598" w:rsidRPr="00E968B5">
        <w:rPr>
          <w:rFonts w:ascii="Times New Roman" w:hAnsi="Times New Roman" w:cs="Times New Roman"/>
        </w:rPr>
        <w:t>technology-related differences and the diverse functionalities</w:t>
      </w:r>
      <w:r w:rsidR="00C46290" w:rsidRPr="00E968B5">
        <w:rPr>
          <w:rFonts w:ascii="Times New Roman" w:hAnsi="Times New Roman" w:cs="Times New Roman"/>
        </w:rPr>
        <w:t xml:space="preserve"> of these tools, their </w:t>
      </w:r>
      <w:r w:rsidR="00740598" w:rsidRPr="00E968B5">
        <w:rPr>
          <w:rFonts w:ascii="Times New Roman" w:hAnsi="Times New Roman" w:cs="Times New Roman"/>
        </w:rPr>
        <w:t xml:space="preserve">dependence on </w:t>
      </w:r>
      <w:r w:rsidR="006D2516" w:rsidRPr="00E968B5">
        <w:rPr>
          <w:rFonts w:ascii="Times New Roman" w:hAnsi="Times New Roman" w:cs="Times New Roman"/>
        </w:rPr>
        <w:t>individual</w:t>
      </w:r>
      <w:r w:rsidR="00C46290" w:rsidRPr="00E968B5">
        <w:rPr>
          <w:rFonts w:ascii="Times New Roman" w:hAnsi="Times New Roman" w:cs="Times New Roman"/>
        </w:rPr>
        <w:t xml:space="preserve"> philological and </w:t>
      </w:r>
      <w:r w:rsidR="006D2516" w:rsidRPr="00E968B5">
        <w:rPr>
          <w:rFonts w:ascii="Times New Roman" w:hAnsi="Times New Roman" w:cs="Times New Roman"/>
        </w:rPr>
        <w:t>manuscript</w:t>
      </w:r>
      <w:r w:rsidR="00C46290" w:rsidRPr="00E968B5">
        <w:rPr>
          <w:rFonts w:ascii="Times New Roman" w:hAnsi="Times New Roman" w:cs="Times New Roman"/>
        </w:rPr>
        <w:t xml:space="preserve"> traditions has also been shown. </w:t>
      </w:r>
      <w:r w:rsidR="00752DC3">
        <w:rPr>
          <w:rFonts w:ascii="Times New Roman" w:hAnsi="Times New Roman" w:cs="Times New Roman"/>
        </w:rPr>
        <w:t xml:space="preserve">As well as </w:t>
      </w:r>
      <w:r w:rsidR="00C46290" w:rsidRPr="00E968B5">
        <w:rPr>
          <w:rFonts w:ascii="Times New Roman" w:hAnsi="Times New Roman" w:cs="Times New Roman"/>
        </w:rPr>
        <w:t xml:space="preserve">the </w:t>
      </w:r>
      <w:r w:rsidR="00740598" w:rsidRPr="00E968B5">
        <w:rPr>
          <w:rFonts w:ascii="Times New Roman" w:hAnsi="Times New Roman" w:cs="Times New Roman"/>
        </w:rPr>
        <w:t xml:space="preserve">critical </w:t>
      </w:r>
      <w:r w:rsidR="00C46290" w:rsidRPr="00E968B5">
        <w:rPr>
          <w:rFonts w:ascii="Times New Roman" w:hAnsi="Times New Roman" w:cs="Times New Roman"/>
        </w:rPr>
        <w:t xml:space="preserve">apparatus of variant </w:t>
      </w:r>
      <w:r w:rsidR="00740598" w:rsidRPr="00E968B5">
        <w:rPr>
          <w:rFonts w:ascii="Times New Roman" w:hAnsi="Times New Roman" w:cs="Times New Roman"/>
        </w:rPr>
        <w:t>readings</w:t>
      </w:r>
      <w:r w:rsidR="00C46290" w:rsidRPr="00E968B5">
        <w:rPr>
          <w:rFonts w:ascii="Times New Roman" w:hAnsi="Times New Roman" w:cs="Times New Roman"/>
        </w:rPr>
        <w:t>, the Sloven</w:t>
      </w:r>
      <w:r w:rsidR="00740598" w:rsidRPr="00E968B5">
        <w:rPr>
          <w:rFonts w:ascii="Times New Roman" w:hAnsi="Times New Roman" w:cs="Times New Roman"/>
        </w:rPr>
        <w:t>ian</w:t>
      </w:r>
      <w:r w:rsidR="00C46290" w:rsidRPr="00E968B5">
        <w:rPr>
          <w:rFonts w:ascii="Times New Roman" w:hAnsi="Times New Roman" w:cs="Times New Roman"/>
        </w:rPr>
        <w:t xml:space="preserve"> handwritten tradition requires support for the parallel presentation of a diplomatic transcript (with the apparatus) and a critical transcript intended for the wider reading public due to </w:t>
      </w:r>
      <w:r w:rsidR="0082234F">
        <w:rPr>
          <w:rFonts w:ascii="Times New Roman" w:hAnsi="Times New Roman" w:cs="Times New Roman"/>
        </w:rPr>
        <w:t xml:space="preserve">the </w:t>
      </w:r>
      <w:r w:rsidR="00740598" w:rsidRPr="00E968B5">
        <w:rPr>
          <w:rFonts w:ascii="Times New Roman" w:hAnsi="Times New Roman" w:cs="Times New Roman"/>
        </w:rPr>
        <w:t>significant</w:t>
      </w:r>
      <w:r w:rsidR="00C46290" w:rsidRPr="00E968B5">
        <w:rPr>
          <w:rFonts w:ascii="Times New Roman" w:hAnsi="Times New Roman" w:cs="Times New Roman"/>
        </w:rPr>
        <w:t xml:space="preserve"> orthographic difference</w:t>
      </w:r>
      <w:r w:rsidR="00740598" w:rsidRPr="00E968B5">
        <w:rPr>
          <w:rFonts w:ascii="Times New Roman" w:hAnsi="Times New Roman" w:cs="Times New Roman"/>
        </w:rPr>
        <w:t>s</w:t>
      </w:r>
      <w:r w:rsidR="00C46290" w:rsidRPr="00E968B5">
        <w:rPr>
          <w:rFonts w:ascii="Times New Roman" w:hAnsi="Times New Roman" w:cs="Times New Roman"/>
        </w:rPr>
        <w:t xml:space="preserve"> between </w:t>
      </w:r>
      <w:r w:rsidR="00740598" w:rsidRPr="00E968B5">
        <w:rPr>
          <w:rFonts w:ascii="Times New Roman" w:hAnsi="Times New Roman" w:cs="Times New Roman"/>
        </w:rPr>
        <w:t>early</w:t>
      </w:r>
      <w:r w:rsidR="00C46290" w:rsidRPr="00E968B5">
        <w:rPr>
          <w:rFonts w:ascii="Times New Roman" w:hAnsi="Times New Roman" w:cs="Times New Roman"/>
        </w:rPr>
        <w:t xml:space="preserve"> and modern Sloven</w:t>
      </w:r>
      <w:r w:rsidR="00740598" w:rsidRPr="00E968B5">
        <w:rPr>
          <w:rFonts w:ascii="Times New Roman" w:hAnsi="Times New Roman" w:cs="Times New Roman"/>
        </w:rPr>
        <w:t>ian</w:t>
      </w:r>
      <w:r w:rsidR="00C46290" w:rsidRPr="00E968B5">
        <w:rPr>
          <w:rFonts w:ascii="Times New Roman" w:hAnsi="Times New Roman" w:cs="Times New Roman"/>
        </w:rPr>
        <w:t>.</w:t>
      </w:r>
      <w:r w:rsidR="008066CB" w:rsidRPr="008066CB">
        <w:t xml:space="preserve"> </w:t>
      </w:r>
      <w:r w:rsidR="005E616B">
        <w:t xml:space="preserve">In further work we will continue to attempt to further bring the Slovene text tradition ever closer to an </w:t>
      </w:r>
      <w:r w:rsidR="008066CB" w:rsidRPr="008066CB">
        <w:t>ideal method of displaying and publishing texts.</w:t>
      </w:r>
    </w:p>
    <w:p w14:paraId="35B5B713" w14:textId="3940FFB3" w:rsidR="00636709" w:rsidRDefault="00636709" w:rsidP="00501735">
      <w:pPr>
        <w:spacing w:line="360" w:lineRule="auto"/>
        <w:jc w:val="both"/>
        <w:rPr>
          <w:rFonts w:ascii="Times New Roman" w:hAnsi="Times New Roman" w:cs="Times New Roman"/>
        </w:rPr>
      </w:pPr>
    </w:p>
    <w:p w14:paraId="23C0F02E" w14:textId="77777777" w:rsidR="00357F7E" w:rsidRPr="00E968B5" w:rsidRDefault="00D81BBA" w:rsidP="0033760D">
      <w:pPr>
        <w:spacing w:line="360" w:lineRule="auto"/>
        <w:jc w:val="center"/>
        <w:rPr>
          <w:rFonts w:ascii="Times New Roman" w:hAnsi="Times New Roman" w:cs="Times New Roman"/>
          <w:b/>
        </w:rPr>
      </w:pPr>
      <w:r w:rsidRPr="00E968B5">
        <w:rPr>
          <w:rFonts w:ascii="Times New Roman" w:hAnsi="Times New Roman" w:cs="Times New Roman"/>
          <w:b/>
        </w:rPr>
        <w:t>Sources and literature</w:t>
      </w:r>
    </w:p>
    <w:p w14:paraId="3BCAE8B5" w14:textId="54B5E7FF" w:rsidR="0033760D" w:rsidRPr="00E968B5" w:rsidRDefault="0033760D" w:rsidP="0033760D">
      <w:pPr>
        <w:spacing w:line="360" w:lineRule="auto"/>
        <w:jc w:val="center"/>
        <w:rPr>
          <w:rFonts w:ascii="Times New Roman" w:hAnsi="Times New Roman" w:cs="Times New Roman"/>
          <w:b/>
        </w:rPr>
      </w:pPr>
    </w:p>
    <w:p w14:paraId="724E32FB" w14:textId="093C0B0D" w:rsidR="00DC0606" w:rsidRPr="00086083" w:rsidRDefault="00DC0606" w:rsidP="00552EA3">
      <w:pPr>
        <w:pStyle w:val="ListParagraph"/>
        <w:numPr>
          <w:ilvl w:val="0"/>
          <w:numId w:val="4"/>
        </w:numPr>
        <w:jc w:val="both"/>
        <w:rPr>
          <w:rFonts w:ascii="Times New Roman" w:hAnsi="Times New Roman" w:cs="Times New Roman"/>
          <w:sz w:val="20"/>
          <w:szCs w:val="20"/>
        </w:rPr>
      </w:pPr>
      <w:proofErr w:type="spellStart"/>
      <w:r w:rsidRPr="00086083">
        <w:rPr>
          <w:rFonts w:ascii="Times New Roman" w:hAnsi="Times New Roman" w:cs="Times New Roman"/>
          <w:sz w:val="20"/>
          <w:szCs w:val="20"/>
        </w:rPr>
        <w:t>Burghart</w:t>
      </w:r>
      <w:proofErr w:type="spellEnd"/>
      <w:r w:rsidR="003A0AC1" w:rsidRPr="00086083">
        <w:rPr>
          <w:rFonts w:ascii="Times New Roman" w:hAnsi="Times New Roman" w:cs="Times New Roman"/>
          <w:sz w:val="20"/>
          <w:szCs w:val="20"/>
        </w:rPr>
        <w:t>, Marjorie</w:t>
      </w:r>
      <w:r w:rsidRPr="00086083">
        <w:rPr>
          <w:rFonts w:ascii="Times New Roman" w:hAnsi="Times New Roman" w:cs="Times New Roman"/>
          <w:sz w:val="20"/>
          <w:szCs w:val="20"/>
        </w:rPr>
        <w:t xml:space="preserve">. 2016. </w:t>
      </w:r>
      <w:r w:rsidR="003E43F0" w:rsidRPr="00086083">
        <w:rPr>
          <w:rFonts w:ascii="Times New Roman" w:hAnsi="Times New Roman" w:cs="Times New Roman"/>
          <w:sz w:val="20"/>
          <w:szCs w:val="20"/>
        </w:rPr>
        <w:t>“</w:t>
      </w:r>
      <w:r w:rsidRPr="00086083">
        <w:rPr>
          <w:rFonts w:ascii="Times New Roman" w:hAnsi="Times New Roman" w:cs="Times New Roman"/>
          <w:sz w:val="20"/>
          <w:szCs w:val="20"/>
        </w:rPr>
        <w:t>The TEI Critical Apparatus Toolbox: Empowering Textual Scholars through Display, Control, and Comparison Features.</w:t>
      </w:r>
      <w:r w:rsidR="003E43F0" w:rsidRPr="00086083">
        <w:rPr>
          <w:rFonts w:ascii="Times New Roman" w:hAnsi="Times New Roman" w:cs="Times New Roman"/>
          <w:sz w:val="20"/>
          <w:szCs w:val="20"/>
        </w:rPr>
        <w:t xml:space="preserve">” </w:t>
      </w:r>
      <w:r w:rsidRPr="00086083">
        <w:rPr>
          <w:rFonts w:ascii="Times New Roman" w:hAnsi="Times New Roman" w:cs="Times New Roman"/>
          <w:i/>
          <w:iCs/>
          <w:sz w:val="20"/>
          <w:szCs w:val="20"/>
        </w:rPr>
        <w:t xml:space="preserve">Journal </w:t>
      </w:r>
      <w:r w:rsidR="003E43F0" w:rsidRPr="00086083">
        <w:rPr>
          <w:rFonts w:ascii="Times New Roman" w:hAnsi="Times New Roman" w:cs="Times New Roman"/>
          <w:i/>
          <w:iCs/>
          <w:sz w:val="20"/>
          <w:szCs w:val="20"/>
        </w:rPr>
        <w:t xml:space="preserve">of the Text Encoding Initiative </w:t>
      </w:r>
      <w:r w:rsidR="003E43F0" w:rsidRPr="00086083">
        <w:rPr>
          <w:rFonts w:ascii="Times New Roman" w:hAnsi="Times New Roman" w:cs="Times New Roman"/>
          <w:sz w:val="20"/>
          <w:szCs w:val="20"/>
        </w:rPr>
        <w:t>10</w:t>
      </w:r>
      <w:r w:rsidR="00DD07ED">
        <w:rPr>
          <w:rFonts w:ascii="Times New Roman" w:hAnsi="Times New Roman" w:cs="Times New Roman"/>
          <w:sz w:val="20"/>
          <w:szCs w:val="20"/>
        </w:rPr>
        <w:t xml:space="preserve"> (2016)</w:t>
      </w:r>
      <w:r w:rsidR="003E43F0" w:rsidRPr="00086083">
        <w:rPr>
          <w:rFonts w:ascii="Times New Roman" w:hAnsi="Times New Roman" w:cs="Times New Roman"/>
          <w:sz w:val="20"/>
          <w:szCs w:val="20"/>
        </w:rPr>
        <w:t xml:space="preserve">. </w:t>
      </w:r>
      <w:hyperlink r:id="rId14" w:anchor="article-1520" w:history="1">
        <w:r w:rsidRPr="00086083">
          <w:rPr>
            <w:rStyle w:val="Hyperlink"/>
            <w:rFonts w:ascii="Times New Roman" w:hAnsi="Times New Roman" w:cs="Times New Roman"/>
            <w:color w:val="auto"/>
            <w:sz w:val="20"/>
            <w:szCs w:val="20"/>
            <w:u w:val="none"/>
          </w:rPr>
          <w:t>https://journals.openedition.org/jtei/1520#article-1520</w:t>
        </w:r>
      </w:hyperlink>
      <w:r w:rsidRPr="00086083">
        <w:rPr>
          <w:rFonts w:ascii="Times New Roman" w:hAnsi="Times New Roman" w:cs="Times New Roman"/>
          <w:sz w:val="20"/>
          <w:szCs w:val="20"/>
        </w:rPr>
        <w:t xml:space="preserve">. </w:t>
      </w:r>
    </w:p>
    <w:p w14:paraId="44789C9D" w14:textId="45E5D9BC" w:rsidR="00DC0606" w:rsidRPr="00086083" w:rsidRDefault="00DC0606" w:rsidP="00552EA3">
      <w:pPr>
        <w:pStyle w:val="ListParagraph"/>
        <w:numPr>
          <w:ilvl w:val="0"/>
          <w:numId w:val="4"/>
        </w:numPr>
        <w:jc w:val="both"/>
        <w:rPr>
          <w:rFonts w:ascii="Times New Roman" w:hAnsi="Times New Roman" w:cs="Times New Roman"/>
          <w:sz w:val="20"/>
          <w:szCs w:val="20"/>
        </w:rPr>
      </w:pPr>
      <w:proofErr w:type="spellStart"/>
      <w:r w:rsidRPr="00086083">
        <w:rPr>
          <w:rFonts w:ascii="Times New Roman" w:hAnsi="Times New Roman" w:cs="Times New Roman"/>
          <w:sz w:val="20"/>
          <w:szCs w:val="20"/>
        </w:rPr>
        <w:t>Burghart</w:t>
      </w:r>
      <w:proofErr w:type="spellEnd"/>
      <w:r w:rsidR="003A0AC1" w:rsidRPr="00086083">
        <w:rPr>
          <w:rFonts w:ascii="Times New Roman" w:hAnsi="Times New Roman" w:cs="Times New Roman"/>
          <w:sz w:val="20"/>
          <w:szCs w:val="20"/>
        </w:rPr>
        <w:t>, Marjorie</w:t>
      </w:r>
      <w:r w:rsidRPr="00086083">
        <w:rPr>
          <w:rFonts w:ascii="Times New Roman" w:hAnsi="Times New Roman" w:cs="Times New Roman"/>
          <w:sz w:val="20"/>
          <w:szCs w:val="20"/>
        </w:rPr>
        <w:t xml:space="preserve">. 2017. </w:t>
      </w:r>
      <w:r w:rsidR="00040A3E" w:rsidRPr="00086083">
        <w:rPr>
          <w:rFonts w:ascii="Times New Roman" w:hAnsi="Times New Roman" w:cs="Times New Roman"/>
          <w:sz w:val="20"/>
          <w:szCs w:val="20"/>
        </w:rPr>
        <w:t>“</w:t>
      </w:r>
      <w:r w:rsidRPr="00086083">
        <w:rPr>
          <w:rFonts w:ascii="Times New Roman" w:hAnsi="Times New Roman" w:cs="Times New Roman"/>
          <w:sz w:val="20"/>
          <w:szCs w:val="20"/>
        </w:rPr>
        <w:t>Textual Variants.</w:t>
      </w:r>
      <w:r w:rsidR="00040A3E" w:rsidRPr="00086083">
        <w:rPr>
          <w:rFonts w:ascii="Times New Roman" w:hAnsi="Times New Roman" w:cs="Times New Roman"/>
          <w:sz w:val="20"/>
          <w:szCs w:val="20"/>
        </w:rPr>
        <w:t>” In</w:t>
      </w:r>
      <w:r w:rsidRPr="00086083">
        <w:rPr>
          <w:rFonts w:ascii="Times New Roman" w:hAnsi="Times New Roman" w:cs="Times New Roman"/>
          <w:sz w:val="20"/>
          <w:szCs w:val="20"/>
        </w:rPr>
        <w:t xml:space="preserve"> </w:t>
      </w:r>
      <w:r w:rsidRPr="00086083">
        <w:rPr>
          <w:rFonts w:ascii="Times New Roman" w:hAnsi="Times New Roman" w:cs="Times New Roman"/>
          <w:i/>
          <w:sz w:val="20"/>
          <w:szCs w:val="20"/>
        </w:rPr>
        <w:t>Digital Editing of Medieval Texts: A Textbook.</w:t>
      </w:r>
      <w:r w:rsidRPr="00086083">
        <w:rPr>
          <w:rFonts w:ascii="Times New Roman" w:hAnsi="Times New Roman" w:cs="Times New Roman"/>
          <w:sz w:val="20"/>
          <w:szCs w:val="20"/>
        </w:rPr>
        <w:t xml:space="preserve"> Ed</w:t>
      </w:r>
      <w:r w:rsidR="00207AF7">
        <w:rPr>
          <w:rFonts w:ascii="Times New Roman" w:hAnsi="Times New Roman" w:cs="Times New Roman"/>
          <w:sz w:val="20"/>
          <w:szCs w:val="20"/>
        </w:rPr>
        <w:t>ited</w:t>
      </w:r>
      <w:r w:rsidRPr="00086083">
        <w:rPr>
          <w:rFonts w:ascii="Times New Roman" w:hAnsi="Times New Roman" w:cs="Times New Roman"/>
          <w:sz w:val="20"/>
          <w:szCs w:val="20"/>
        </w:rPr>
        <w:t xml:space="preserve"> by Marjorie </w:t>
      </w:r>
      <w:proofErr w:type="spellStart"/>
      <w:r w:rsidRPr="00086083">
        <w:rPr>
          <w:rFonts w:ascii="Times New Roman" w:hAnsi="Times New Roman" w:cs="Times New Roman"/>
          <w:sz w:val="20"/>
          <w:szCs w:val="20"/>
        </w:rPr>
        <w:t>Burghart</w:t>
      </w:r>
      <w:proofErr w:type="spellEnd"/>
      <w:r w:rsidRPr="00086083">
        <w:rPr>
          <w:rFonts w:ascii="Times New Roman" w:hAnsi="Times New Roman" w:cs="Times New Roman"/>
          <w:sz w:val="20"/>
          <w:szCs w:val="20"/>
        </w:rPr>
        <w:t xml:space="preserve">. </w:t>
      </w:r>
    </w:p>
    <w:p w14:paraId="621D0BE6" w14:textId="1DDECE67" w:rsidR="00DC0606" w:rsidRPr="00086083" w:rsidRDefault="00333A3B" w:rsidP="00552EA3">
      <w:pPr>
        <w:pStyle w:val="ListParagraph"/>
        <w:numPr>
          <w:ilvl w:val="0"/>
          <w:numId w:val="4"/>
        </w:numPr>
        <w:jc w:val="both"/>
        <w:rPr>
          <w:rFonts w:ascii="Times New Roman" w:hAnsi="Times New Roman" w:cs="Times New Roman"/>
          <w:sz w:val="20"/>
          <w:szCs w:val="20"/>
        </w:rPr>
      </w:pPr>
      <w:r>
        <w:rPr>
          <w:rStyle w:val="Hyperlink"/>
          <w:rFonts w:ascii="Times New Roman" w:hAnsi="Times New Roman" w:cs="Times New Roman"/>
          <w:color w:val="auto"/>
          <w:sz w:val="20"/>
          <w:szCs w:val="20"/>
          <w:u w:val="none"/>
        </w:rPr>
        <w:t>“</w:t>
      </w:r>
      <w:r w:rsidR="00207AF7" w:rsidRPr="00086083">
        <w:rPr>
          <w:rStyle w:val="Hyperlink"/>
          <w:rFonts w:ascii="Times New Roman" w:hAnsi="Times New Roman" w:cs="Times New Roman"/>
          <w:color w:val="auto"/>
          <w:sz w:val="20"/>
          <w:szCs w:val="20"/>
          <w:u w:val="none"/>
        </w:rPr>
        <w:t>Online course: Digital Scholarly Editions: Manuscripts, Texts, and TEI Encoding - Digital Editing of Medieval Manuscripts.</w:t>
      </w:r>
      <w:r>
        <w:rPr>
          <w:rStyle w:val="Hyperlink"/>
          <w:rFonts w:ascii="Times New Roman" w:hAnsi="Times New Roman" w:cs="Times New Roman"/>
          <w:color w:val="auto"/>
          <w:sz w:val="20"/>
          <w:szCs w:val="20"/>
          <w:u w:val="none"/>
        </w:rPr>
        <w:t xml:space="preserve">” </w:t>
      </w:r>
      <w:r w:rsidRPr="00086083">
        <w:rPr>
          <w:rStyle w:val="Hyperlink"/>
          <w:rFonts w:ascii="Times New Roman" w:hAnsi="Times New Roman" w:cs="Times New Roman"/>
          <w:i/>
          <w:color w:val="auto"/>
          <w:sz w:val="20"/>
          <w:szCs w:val="20"/>
          <w:u w:val="none"/>
        </w:rPr>
        <w:t>Digital Editing of Medieval Manuscripts</w:t>
      </w:r>
      <w:r>
        <w:rPr>
          <w:rStyle w:val="Hyperlink"/>
          <w:rFonts w:ascii="Times New Roman" w:hAnsi="Times New Roman" w:cs="Times New Roman"/>
          <w:color w:val="auto"/>
          <w:sz w:val="20"/>
          <w:szCs w:val="20"/>
          <w:u w:val="none"/>
        </w:rPr>
        <w:t>.</w:t>
      </w:r>
      <w:r w:rsidR="00207AF7" w:rsidRPr="00086083">
        <w:rPr>
          <w:rStyle w:val="Hyperlink"/>
          <w:rFonts w:ascii="Times New Roman" w:hAnsi="Times New Roman" w:cs="Times New Roman"/>
          <w:color w:val="auto"/>
          <w:sz w:val="20"/>
          <w:szCs w:val="20"/>
          <w:u w:val="none"/>
        </w:rPr>
        <w:t xml:space="preserve"> </w:t>
      </w:r>
      <w:hyperlink r:id="rId15" w:history="1">
        <w:r w:rsidR="00DC0606" w:rsidRPr="00086083">
          <w:rPr>
            <w:rStyle w:val="Hyperlink"/>
            <w:rFonts w:ascii="Times New Roman" w:hAnsi="Times New Roman" w:cs="Times New Roman"/>
            <w:color w:val="auto"/>
            <w:sz w:val="20"/>
            <w:szCs w:val="20"/>
            <w:u w:val="none"/>
          </w:rPr>
          <w:t>https://www.digitalmanuscripts.eu/digital-editing-of-medieval-texts-a-textbook/</w:t>
        </w:r>
      </w:hyperlink>
      <w:r w:rsidR="00207AF7" w:rsidRPr="00207AF7">
        <w:rPr>
          <w:rFonts w:ascii="Times New Roman" w:hAnsi="Times New Roman" w:cs="Times New Roman"/>
          <w:sz w:val="20"/>
          <w:szCs w:val="20"/>
        </w:rPr>
        <w:t>.</w:t>
      </w:r>
    </w:p>
    <w:p w14:paraId="32B1A82C" w14:textId="07A0F560" w:rsidR="00DC0606" w:rsidRPr="00086083" w:rsidRDefault="00DC0606" w:rsidP="00552EA3">
      <w:pPr>
        <w:pStyle w:val="ListParagraph"/>
        <w:numPr>
          <w:ilvl w:val="0"/>
          <w:numId w:val="4"/>
        </w:numPr>
        <w:jc w:val="both"/>
        <w:rPr>
          <w:rFonts w:ascii="Times New Roman" w:hAnsi="Times New Roman" w:cs="Times New Roman"/>
          <w:sz w:val="20"/>
          <w:szCs w:val="20"/>
        </w:rPr>
      </w:pPr>
      <w:proofErr w:type="spellStart"/>
      <w:r w:rsidRPr="00086083">
        <w:rPr>
          <w:rFonts w:ascii="Times New Roman" w:hAnsi="Times New Roman" w:cs="Times New Roman"/>
          <w:sz w:val="20"/>
          <w:szCs w:val="20"/>
        </w:rPr>
        <w:t>Cankar</w:t>
      </w:r>
      <w:proofErr w:type="spellEnd"/>
      <w:r w:rsidR="003A0AC1" w:rsidRPr="00086083">
        <w:rPr>
          <w:rFonts w:ascii="Times New Roman" w:hAnsi="Times New Roman" w:cs="Times New Roman"/>
          <w:sz w:val="20"/>
          <w:szCs w:val="20"/>
        </w:rPr>
        <w:t xml:space="preserve">, </w:t>
      </w:r>
      <w:proofErr w:type="spellStart"/>
      <w:r w:rsidR="003A0AC1" w:rsidRPr="00086083">
        <w:rPr>
          <w:rFonts w:ascii="Times New Roman" w:hAnsi="Times New Roman" w:cs="Times New Roman"/>
          <w:sz w:val="20"/>
          <w:szCs w:val="20"/>
        </w:rPr>
        <w:t>Izidor</w:t>
      </w:r>
      <w:proofErr w:type="spellEnd"/>
      <w:r w:rsidRPr="00086083">
        <w:rPr>
          <w:rFonts w:ascii="Times New Roman" w:hAnsi="Times New Roman" w:cs="Times New Roman"/>
          <w:sz w:val="20"/>
          <w:szCs w:val="20"/>
        </w:rPr>
        <w:t xml:space="preserve">. 2007. </w:t>
      </w:r>
      <w:r w:rsidRPr="00086083">
        <w:rPr>
          <w:rFonts w:ascii="Times New Roman" w:hAnsi="Times New Roman" w:cs="Times New Roman"/>
          <w:i/>
          <w:iCs/>
          <w:sz w:val="20"/>
          <w:szCs w:val="20"/>
        </w:rPr>
        <w:t xml:space="preserve">S </w:t>
      </w:r>
      <w:proofErr w:type="spellStart"/>
      <w:r w:rsidRPr="00086083">
        <w:rPr>
          <w:rFonts w:ascii="Times New Roman" w:hAnsi="Times New Roman" w:cs="Times New Roman"/>
          <w:i/>
          <w:iCs/>
          <w:sz w:val="20"/>
          <w:szCs w:val="20"/>
        </w:rPr>
        <w:t>poti</w:t>
      </w:r>
      <w:proofErr w:type="spellEnd"/>
      <w:r w:rsidRPr="00086083">
        <w:rPr>
          <w:rFonts w:ascii="Times New Roman" w:hAnsi="Times New Roman" w:cs="Times New Roman"/>
          <w:i/>
          <w:iCs/>
          <w:sz w:val="20"/>
          <w:szCs w:val="20"/>
        </w:rPr>
        <w:t xml:space="preserve">. </w:t>
      </w:r>
      <w:proofErr w:type="spellStart"/>
      <w:r w:rsidRPr="00086083">
        <w:rPr>
          <w:rFonts w:ascii="Times New Roman" w:hAnsi="Times New Roman" w:cs="Times New Roman"/>
          <w:i/>
          <w:iCs/>
          <w:sz w:val="20"/>
          <w:szCs w:val="20"/>
        </w:rPr>
        <w:t>Elektronska</w:t>
      </w:r>
      <w:proofErr w:type="spellEnd"/>
      <w:r w:rsidRPr="00086083">
        <w:rPr>
          <w:rFonts w:ascii="Times New Roman" w:hAnsi="Times New Roman" w:cs="Times New Roman"/>
          <w:i/>
          <w:iCs/>
          <w:sz w:val="20"/>
          <w:szCs w:val="20"/>
        </w:rPr>
        <w:t xml:space="preserve"> </w:t>
      </w:r>
      <w:proofErr w:type="spellStart"/>
      <w:r w:rsidRPr="00086083">
        <w:rPr>
          <w:rFonts w:ascii="Times New Roman" w:hAnsi="Times New Roman" w:cs="Times New Roman"/>
          <w:i/>
          <w:iCs/>
          <w:sz w:val="20"/>
          <w:szCs w:val="20"/>
        </w:rPr>
        <w:t>znanstvenokritična</w:t>
      </w:r>
      <w:proofErr w:type="spellEnd"/>
      <w:r w:rsidRPr="00086083">
        <w:rPr>
          <w:rFonts w:ascii="Times New Roman" w:hAnsi="Times New Roman" w:cs="Times New Roman"/>
          <w:i/>
          <w:iCs/>
          <w:sz w:val="20"/>
          <w:szCs w:val="20"/>
        </w:rPr>
        <w:t xml:space="preserve"> </w:t>
      </w:r>
      <w:proofErr w:type="spellStart"/>
      <w:r w:rsidRPr="00086083">
        <w:rPr>
          <w:rFonts w:ascii="Times New Roman" w:hAnsi="Times New Roman" w:cs="Times New Roman"/>
          <w:i/>
          <w:iCs/>
          <w:sz w:val="20"/>
          <w:szCs w:val="20"/>
        </w:rPr>
        <w:t>izdaja</w:t>
      </w:r>
      <w:proofErr w:type="spellEnd"/>
      <w:r w:rsidRPr="00086083">
        <w:rPr>
          <w:rFonts w:ascii="Times New Roman" w:hAnsi="Times New Roman" w:cs="Times New Roman"/>
          <w:i/>
          <w:iCs/>
          <w:sz w:val="20"/>
          <w:szCs w:val="20"/>
        </w:rPr>
        <w:t>.</w:t>
      </w:r>
      <w:r w:rsidRPr="00086083">
        <w:rPr>
          <w:rFonts w:ascii="Times New Roman" w:hAnsi="Times New Roman" w:cs="Times New Roman"/>
          <w:sz w:val="20"/>
          <w:szCs w:val="20"/>
        </w:rPr>
        <w:t xml:space="preserve"> </w:t>
      </w:r>
      <w:r w:rsidR="006F1B00" w:rsidRPr="00086083">
        <w:rPr>
          <w:rFonts w:ascii="Times New Roman" w:hAnsi="Times New Roman" w:cs="Times New Roman"/>
          <w:sz w:val="20"/>
          <w:szCs w:val="20"/>
        </w:rPr>
        <w:t xml:space="preserve">Edited by </w:t>
      </w:r>
      <w:r w:rsidRPr="00086083">
        <w:rPr>
          <w:rFonts w:ascii="Times New Roman" w:hAnsi="Times New Roman" w:cs="Times New Roman"/>
          <w:sz w:val="20"/>
          <w:szCs w:val="20"/>
        </w:rPr>
        <w:t>M</w:t>
      </w:r>
      <w:r w:rsidR="006F1B00" w:rsidRPr="00086083">
        <w:rPr>
          <w:rFonts w:ascii="Times New Roman" w:hAnsi="Times New Roman" w:cs="Times New Roman"/>
          <w:sz w:val="20"/>
          <w:szCs w:val="20"/>
        </w:rPr>
        <w:t>atija</w:t>
      </w:r>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Ogrin</w:t>
      </w:r>
      <w:proofErr w:type="spellEnd"/>
      <w:r w:rsidRPr="00086083">
        <w:rPr>
          <w:rFonts w:ascii="Times New Roman" w:hAnsi="Times New Roman" w:cs="Times New Roman"/>
          <w:sz w:val="20"/>
          <w:szCs w:val="20"/>
        </w:rPr>
        <w:t>, L</w:t>
      </w:r>
      <w:r w:rsidR="006F1B00" w:rsidRPr="00086083">
        <w:rPr>
          <w:rFonts w:ascii="Times New Roman" w:hAnsi="Times New Roman" w:cs="Times New Roman"/>
          <w:sz w:val="20"/>
          <w:szCs w:val="20"/>
        </w:rPr>
        <w:t>uka</w:t>
      </w:r>
      <w:r w:rsidRPr="00086083">
        <w:rPr>
          <w:rFonts w:ascii="Times New Roman" w:hAnsi="Times New Roman" w:cs="Times New Roman"/>
          <w:sz w:val="20"/>
          <w:szCs w:val="20"/>
        </w:rPr>
        <w:t xml:space="preserve"> Vidmar</w:t>
      </w:r>
      <w:r w:rsidR="006F1B00" w:rsidRPr="00086083">
        <w:rPr>
          <w:rFonts w:ascii="Times New Roman" w:hAnsi="Times New Roman" w:cs="Times New Roman"/>
          <w:sz w:val="20"/>
          <w:szCs w:val="20"/>
        </w:rPr>
        <w:t xml:space="preserve"> and</w:t>
      </w:r>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T</w:t>
      </w:r>
      <w:r w:rsidR="006F1B00" w:rsidRPr="00086083">
        <w:rPr>
          <w:rFonts w:ascii="Times New Roman" w:hAnsi="Times New Roman" w:cs="Times New Roman"/>
          <w:sz w:val="20"/>
          <w:szCs w:val="20"/>
        </w:rPr>
        <w:t>omaž</w:t>
      </w:r>
      <w:proofErr w:type="spellEnd"/>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Erjavec</w:t>
      </w:r>
      <w:proofErr w:type="spellEnd"/>
      <w:r w:rsidR="006F1B00" w:rsidRPr="00086083">
        <w:rPr>
          <w:rFonts w:ascii="Times New Roman" w:hAnsi="Times New Roman" w:cs="Times New Roman"/>
          <w:sz w:val="20"/>
          <w:szCs w:val="20"/>
        </w:rPr>
        <w:t>.</w:t>
      </w:r>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Elektronske</w:t>
      </w:r>
      <w:proofErr w:type="spellEnd"/>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znanstvenokritične</w:t>
      </w:r>
      <w:proofErr w:type="spellEnd"/>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izdaje</w:t>
      </w:r>
      <w:proofErr w:type="spellEnd"/>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slovenskega</w:t>
      </w:r>
      <w:proofErr w:type="spellEnd"/>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slovstva</w:t>
      </w:r>
      <w:proofErr w:type="spellEnd"/>
      <w:r w:rsidR="006F1B00" w:rsidRPr="00086083">
        <w:rPr>
          <w:rFonts w:ascii="Times New Roman" w:hAnsi="Times New Roman" w:cs="Times New Roman"/>
          <w:sz w:val="20"/>
          <w:szCs w:val="20"/>
        </w:rPr>
        <w:t xml:space="preserve"> </w:t>
      </w:r>
      <w:r w:rsidR="006F1B00" w:rsidRPr="00086083">
        <w:rPr>
          <w:rFonts w:ascii="Times New Roman" w:hAnsi="Times New Roman" w:cs="Times New Roman"/>
          <w:iCs/>
          <w:sz w:val="20"/>
          <w:szCs w:val="20"/>
        </w:rPr>
        <w:t>[Scholarly Digital Editions of Slovenian Literature]</w:t>
      </w:r>
      <w:r w:rsidRPr="00086083">
        <w:rPr>
          <w:rFonts w:ascii="Times New Roman" w:hAnsi="Times New Roman" w:cs="Times New Roman"/>
          <w:sz w:val="20"/>
          <w:szCs w:val="20"/>
        </w:rPr>
        <w:t xml:space="preserve">, ZRC SAZU, IJS. </w:t>
      </w:r>
      <w:hyperlink r:id="rId16" w:history="1">
        <w:r w:rsidRPr="00086083">
          <w:rPr>
            <w:rStyle w:val="Hyperlink"/>
            <w:rFonts w:ascii="Times New Roman" w:hAnsi="Times New Roman" w:cs="Times New Roman"/>
            <w:color w:val="auto"/>
            <w:sz w:val="20"/>
            <w:szCs w:val="20"/>
            <w:u w:val="none"/>
          </w:rPr>
          <w:t>http://nl.ijs.si/e-zrc/izidor/</w:t>
        </w:r>
      </w:hyperlink>
      <w:r w:rsidRPr="00086083">
        <w:rPr>
          <w:rFonts w:ascii="Times New Roman" w:hAnsi="Times New Roman" w:cs="Times New Roman"/>
          <w:sz w:val="20"/>
          <w:szCs w:val="20"/>
        </w:rPr>
        <w:t xml:space="preserve">. </w:t>
      </w:r>
    </w:p>
    <w:p w14:paraId="200F01C7" w14:textId="2A0A4468" w:rsidR="002957E9" w:rsidRPr="00086083" w:rsidRDefault="002957E9" w:rsidP="00552EA3">
      <w:pPr>
        <w:pStyle w:val="ListParagraph"/>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lastRenderedPageBreak/>
        <w:t>Damon</w:t>
      </w:r>
      <w:r w:rsidR="003A0AC1" w:rsidRPr="00086083">
        <w:rPr>
          <w:rFonts w:ascii="Times New Roman" w:hAnsi="Times New Roman" w:cs="Times New Roman"/>
          <w:sz w:val="20"/>
          <w:szCs w:val="20"/>
        </w:rPr>
        <w:t>, Cynthia</w:t>
      </w:r>
      <w:r w:rsidRPr="00086083">
        <w:rPr>
          <w:rFonts w:ascii="Times New Roman" w:hAnsi="Times New Roman" w:cs="Times New Roman"/>
          <w:sz w:val="20"/>
          <w:szCs w:val="20"/>
        </w:rPr>
        <w:t xml:space="preserve">. 2016. </w:t>
      </w:r>
      <w:r w:rsidR="00040A3E" w:rsidRPr="00086083">
        <w:rPr>
          <w:rFonts w:ascii="Times New Roman" w:hAnsi="Times New Roman" w:cs="Times New Roman"/>
          <w:sz w:val="20"/>
          <w:szCs w:val="20"/>
        </w:rPr>
        <w:t>“</w:t>
      </w:r>
      <w:r w:rsidRPr="00086083">
        <w:rPr>
          <w:rFonts w:ascii="Times New Roman" w:hAnsi="Times New Roman" w:cs="Times New Roman"/>
          <w:sz w:val="20"/>
          <w:szCs w:val="20"/>
        </w:rPr>
        <w:t>Beyond Variants: Some Digital Desiderata for the Critical Apparatus of Ancient Greek and Latin Texts.</w:t>
      </w:r>
      <w:r w:rsidR="00040A3E" w:rsidRPr="00086083">
        <w:rPr>
          <w:rFonts w:ascii="Times New Roman" w:hAnsi="Times New Roman" w:cs="Times New Roman"/>
          <w:sz w:val="20"/>
          <w:szCs w:val="20"/>
        </w:rPr>
        <w:t>” In</w:t>
      </w:r>
      <w:r w:rsidRPr="00086083">
        <w:rPr>
          <w:rFonts w:ascii="Times New Roman" w:hAnsi="Times New Roman" w:cs="Times New Roman"/>
          <w:sz w:val="20"/>
          <w:szCs w:val="20"/>
        </w:rPr>
        <w:t xml:space="preserve"> </w:t>
      </w:r>
      <w:r w:rsidRPr="00086083">
        <w:rPr>
          <w:rFonts w:ascii="Times New Roman" w:hAnsi="Times New Roman" w:cs="Times New Roman"/>
          <w:i/>
          <w:sz w:val="20"/>
          <w:szCs w:val="20"/>
        </w:rPr>
        <w:t>Digital Scholarly Editing: Theories and Practices</w:t>
      </w:r>
      <w:r w:rsidR="00333A3B">
        <w:rPr>
          <w:rFonts w:ascii="Times New Roman" w:hAnsi="Times New Roman" w:cs="Times New Roman"/>
          <w:sz w:val="20"/>
          <w:szCs w:val="20"/>
        </w:rPr>
        <w:t>, e</w:t>
      </w:r>
      <w:r w:rsidRPr="00086083">
        <w:rPr>
          <w:rFonts w:ascii="Times New Roman" w:hAnsi="Times New Roman" w:cs="Times New Roman"/>
          <w:sz w:val="20"/>
          <w:szCs w:val="20"/>
        </w:rPr>
        <w:t xml:space="preserve">dited by Matthew James Driscoll and Elena </w:t>
      </w:r>
      <w:proofErr w:type="spellStart"/>
      <w:r w:rsidRPr="00086083">
        <w:rPr>
          <w:rFonts w:ascii="Times New Roman" w:hAnsi="Times New Roman" w:cs="Times New Roman"/>
          <w:sz w:val="20"/>
          <w:szCs w:val="20"/>
        </w:rPr>
        <w:t>Pierazzo</w:t>
      </w:r>
      <w:proofErr w:type="spellEnd"/>
      <w:r w:rsidR="00C5524A">
        <w:rPr>
          <w:rFonts w:ascii="Times New Roman" w:hAnsi="Times New Roman" w:cs="Times New Roman"/>
          <w:sz w:val="20"/>
          <w:szCs w:val="20"/>
        </w:rPr>
        <w:t>, 201-18</w:t>
      </w:r>
      <w:r w:rsidRPr="00086083">
        <w:rPr>
          <w:rFonts w:ascii="Times New Roman" w:hAnsi="Times New Roman" w:cs="Times New Roman"/>
          <w:sz w:val="20"/>
          <w:szCs w:val="20"/>
        </w:rPr>
        <w:t>.</w:t>
      </w:r>
      <w:r w:rsidR="00C5524A">
        <w:rPr>
          <w:rFonts w:ascii="Times New Roman" w:hAnsi="Times New Roman" w:cs="Times New Roman"/>
          <w:sz w:val="20"/>
          <w:szCs w:val="20"/>
        </w:rPr>
        <w:t xml:space="preserve"> Cambridge:</w:t>
      </w:r>
      <w:r w:rsidRPr="00086083">
        <w:rPr>
          <w:rFonts w:ascii="Times New Roman" w:hAnsi="Times New Roman" w:cs="Times New Roman"/>
          <w:sz w:val="20"/>
          <w:szCs w:val="20"/>
        </w:rPr>
        <w:t xml:space="preserve"> Open Book Publishers</w:t>
      </w:r>
      <w:r w:rsidR="00C5524A">
        <w:rPr>
          <w:rFonts w:ascii="Times New Roman" w:hAnsi="Times New Roman" w:cs="Times New Roman"/>
          <w:sz w:val="20"/>
          <w:szCs w:val="20"/>
        </w:rPr>
        <w:t>.</w:t>
      </w:r>
      <w:r w:rsidRPr="00086083">
        <w:rPr>
          <w:rFonts w:ascii="Times New Roman" w:hAnsi="Times New Roman" w:cs="Times New Roman"/>
          <w:sz w:val="20"/>
          <w:szCs w:val="20"/>
        </w:rPr>
        <w:t xml:space="preserve">  </w:t>
      </w:r>
    </w:p>
    <w:p w14:paraId="4B71881D" w14:textId="66EF1F6C" w:rsidR="00357F7E" w:rsidRPr="00086083" w:rsidRDefault="00243A3B" w:rsidP="00552EA3">
      <w:pPr>
        <w:pStyle w:val="ListParagraph"/>
        <w:numPr>
          <w:ilvl w:val="0"/>
          <w:numId w:val="4"/>
        </w:numPr>
        <w:jc w:val="both"/>
        <w:rPr>
          <w:sz w:val="20"/>
          <w:szCs w:val="20"/>
        </w:rPr>
      </w:pPr>
      <w:proofErr w:type="spellStart"/>
      <w:r w:rsidRPr="00086083">
        <w:rPr>
          <w:rFonts w:ascii="Times New Roman" w:hAnsi="Times New Roman" w:cs="Times New Roman"/>
          <w:sz w:val="20"/>
          <w:szCs w:val="20"/>
        </w:rPr>
        <w:t>Ditmajer</w:t>
      </w:r>
      <w:proofErr w:type="spellEnd"/>
      <w:r w:rsidR="003A0AC1" w:rsidRPr="00086083">
        <w:rPr>
          <w:rFonts w:ascii="Times New Roman" w:hAnsi="Times New Roman" w:cs="Times New Roman"/>
          <w:sz w:val="20"/>
          <w:szCs w:val="20"/>
        </w:rPr>
        <w:t>, Nina</w:t>
      </w:r>
      <w:r w:rsidRPr="00086083">
        <w:rPr>
          <w:rFonts w:ascii="Times New Roman" w:hAnsi="Times New Roman" w:cs="Times New Roman"/>
          <w:sz w:val="20"/>
          <w:szCs w:val="20"/>
        </w:rPr>
        <w:t xml:space="preserve">. 2017. </w:t>
      </w:r>
      <w:r w:rsidR="00040A3E" w:rsidRPr="00086083">
        <w:rPr>
          <w:rFonts w:ascii="Times New Roman" w:hAnsi="Times New Roman" w:cs="Times New Roman"/>
          <w:sz w:val="20"/>
          <w:szCs w:val="20"/>
        </w:rPr>
        <w:t>“</w:t>
      </w:r>
      <w:proofErr w:type="spellStart"/>
      <w:r w:rsidRPr="00086083">
        <w:rPr>
          <w:rFonts w:ascii="Times New Roman" w:hAnsi="Times New Roman" w:cs="Times New Roman"/>
          <w:sz w:val="20"/>
          <w:szCs w:val="20"/>
        </w:rPr>
        <w:t>Romarske</w:t>
      </w:r>
      <w:proofErr w:type="spellEnd"/>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pesmi</w:t>
      </w:r>
      <w:proofErr w:type="spellEnd"/>
      <w:r w:rsidRPr="00086083">
        <w:rPr>
          <w:rFonts w:ascii="Times New Roman" w:hAnsi="Times New Roman" w:cs="Times New Roman"/>
          <w:sz w:val="20"/>
          <w:szCs w:val="20"/>
        </w:rPr>
        <w:t xml:space="preserve"> v </w:t>
      </w:r>
      <w:proofErr w:type="spellStart"/>
      <w:r w:rsidRPr="00086083">
        <w:rPr>
          <w:rFonts w:ascii="Times New Roman" w:hAnsi="Times New Roman" w:cs="Times New Roman"/>
          <w:sz w:val="20"/>
          <w:szCs w:val="20"/>
        </w:rPr>
        <w:t>Foglarjevi</w:t>
      </w:r>
      <w:proofErr w:type="spellEnd"/>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pesmarici</w:t>
      </w:r>
      <w:proofErr w:type="spellEnd"/>
      <w:r w:rsidRPr="00086083">
        <w:rPr>
          <w:rFonts w:ascii="Times New Roman" w:hAnsi="Times New Roman" w:cs="Times New Roman"/>
          <w:sz w:val="20"/>
          <w:szCs w:val="20"/>
        </w:rPr>
        <w:t xml:space="preserve"> (1757–1762).</w:t>
      </w:r>
      <w:r w:rsidR="00040A3E" w:rsidRPr="00086083">
        <w:rPr>
          <w:rFonts w:ascii="Times New Roman" w:hAnsi="Times New Roman" w:cs="Times New Roman"/>
          <w:sz w:val="20"/>
          <w:szCs w:val="20"/>
        </w:rPr>
        <w:t>”</w:t>
      </w:r>
      <w:r w:rsidRPr="00086083">
        <w:rPr>
          <w:rFonts w:ascii="Times New Roman" w:hAnsi="Times New Roman" w:cs="Times New Roman"/>
          <w:sz w:val="20"/>
          <w:szCs w:val="20"/>
        </w:rPr>
        <w:t xml:space="preserve"> </w:t>
      </w:r>
      <w:r w:rsidR="006F1B00" w:rsidRPr="00086083">
        <w:rPr>
          <w:rFonts w:ascii="Times New Roman" w:hAnsi="Times New Roman" w:cs="Times New Roman"/>
          <w:sz w:val="20"/>
          <w:szCs w:val="20"/>
        </w:rPr>
        <w:t>In</w:t>
      </w:r>
      <w:r w:rsidRPr="00086083">
        <w:rPr>
          <w:rFonts w:ascii="Times New Roman" w:hAnsi="Times New Roman" w:cs="Times New Roman"/>
          <w:sz w:val="20"/>
          <w:szCs w:val="20"/>
        </w:rPr>
        <w:t xml:space="preserve"> </w:t>
      </w:r>
      <w:proofErr w:type="spellStart"/>
      <w:r w:rsidRPr="00086083">
        <w:rPr>
          <w:rFonts w:ascii="Times New Roman" w:hAnsi="Times New Roman" w:cs="Times New Roman"/>
          <w:i/>
          <w:sz w:val="20"/>
          <w:szCs w:val="20"/>
        </w:rPr>
        <w:t>Rokopisi</w:t>
      </w:r>
      <w:proofErr w:type="spellEnd"/>
      <w:r w:rsidRPr="00086083">
        <w:rPr>
          <w:rFonts w:ascii="Times New Roman" w:hAnsi="Times New Roman" w:cs="Times New Roman"/>
          <w:i/>
          <w:sz w:val="20"/>
          <w:szCs w:val="20"/>
        </w:rPr>
        <w:t xml:space="preserve"> </w:t>
      </w:r>
      <w:proofErr w:type="spellStart"/>
      <w:r w:rsidRPr="00086083">
        <w:rPr>
          <w:rFonts w:ascii="Times New Roman" w:hAnsi="Times New Roman" w:cs="Times New Roman"/>
          <w:i/>
          <w:sz w:val="20"/>
          <w:szCs w:val="20"/>
        </w:rPr>
        <w:t>slovenskega</w:t>
      </w:r>
      <w:proofErr w:type="spellEnd"/>
      <w:r w:rsidRPr="00086083">
        <w:rPr>
          <w:rFonts w:ascii="Times New Roman" w:hAnsi="Times New Roman" w:cs="Times New Roman"/>
          <w:i/>
          <w:sz w:val="20"/>
          <w:szCs w:val="20"/>
        </w:rPr>
        <w:t xml:space="preserve"> </w:t>
      </w:r>
      <w:proofErr w:type="spellStart"/>
      <w:r w:rsidRPr="00086083">
        <w:rPr>
          <w:rFonts w:ascii="Times New Roman" w:hAnsi="Times New Roman" w:cs="Times New Roman"/>
          <w:i/>
          <w:sz w:val="20"/>
          <w:szCs w:val="20"/>
        </w:rPr>
        <w:t>slovstva</w:t>
      </w:r>
      <w:proofErr w:type="spellEnd"/>
      <w:r w:rsidRPr="00086083">
        <w:rPr>
          <w:rFonts w:ascii="Times New Roman" w:hAnsi="Times New Roman" w:cs="Times New Roman"/>
          <w:i/>
          <w:sz w:val="20"/>
          <w:szCs w:val="20"/>
        </w:rPr>
        <w:t xml:space="preserve"> </w:t>
      </w:r>
      <w:proofErr w:type="spellStart"/>
      <w:r w:rsidRPr="00086083">
        <w:rPr>
          <w:rFonts w:ascii="Times New Roman" w:hAnsi="Times New Roman" w:cs="Times New Roman"/>
          <w:i/>
          <w:sz w:val="20"/>
          <w:szCs w:val="20"/>
        </w:rPr>
        <w:t>od</w:t>
      </w:r>
      <w:proofErr w:type="spellEnd"/>
      <w:r w:rsidRPr="00086083">
        <w:rPr>
          <w:rFonts w:ascii="Times New Roman" w:hAnsi="Times New Roman" w:cs="Times New Roman"/>
          <w:i/>
          <w:sz w:val="20"/>
          <w:szCs w:val="20"/>
        </w:rPr>
        <w:t xml:space="preserve"> </w:t>
      </w:r>
      <w:proofErr w:type="spellStart"/>
      <w:r w:rsidRPr="00086083">
        <w:rPr>
          <w:rFonts w:ascii="Times New Roman" w:hAnsi="Times New Roman" w:cs="Times New Roman"/>
          <w:i/>
          <w:sz w:val="20"/>
          <w:szCs w:val="20"/>
        </w:rPr>
        <w:t>srednjega</w:t>
      </w:r>
      <w:proofErr w:type="spellEnd"/>
      <w:r w:rsidRPr="00086083">
        <w:rPr>
          <w:rFonts w:ascii="Times New Roman" w:hAnsi="Times New Roman" w:cs="Times New Roman"/>
          <w:i/>
          <w:sz w:val="20"/>
          <w:szCs w:val="20"/>
        </w:rPr>
        <w:t xml:space="preserve"> </w:t>
      </w:r>
      <w:proofErr w:type="spellStart"/>
      <w:r w:rsidRPr="00086083">
        <w:rPr>
          <w:rFonts w:ascii="Times New Roman" w:hAnsi="Times New Roman" w:cs="Times New Roman"/>
          <w:i/>
          <w:sz w:val="20"/>
          <w:szCs w:val="20"/>
        </w:rPr>
        <w:t>veka</w:t>
      </w:r>
      <w:proofErr w:type="spellEnd"/>
      <w:r w:rsidRPr="00086083">
        <w:rPr>
          <w:rFonts w:ascii="Times New Roman" w:hAnsi="Times New Roman" w:cs="Times New Roman"/>
          <w:i/>
          <w:sz w:val="20"/>
          <w:szCs w:val="20"/>
        </w:rPr>
        <w:t xml:space="preserve"> do </w:t>
      </w:r>
      <w:proofErr w:type="spellStart"/>
      <w:r w:rsidR="00C5524A">
        <w:rPr>
          <w:rFonts w:ascii="Times New Roman" w:hAnsi="Times New Roman" w:cs="Times New Roman"/>
          <w:i/>
          <w:sz w:val="20"/>
          <w:szCs w:val="20"/>
        </w:rPr>
        <w:t>modern</w:t>
      </w:r>
      <w:r w:rsidR="00410E96">
        <w:rPr>
          <w:rFonts w:ascii="Times New Roman" w:hAnsi="Times New Roman" w:cs="Times New Roman"/>
          <w:i/>
          <w:sz w:val="20"/>
          <w:szCs w:val="20"/>
        </w:rPr>
        <w:t>e</w:t>
      </w:r>
      <w:proofErr w:type="spellEnd"/>
      <w:r w:rsidR="00C5524A">
        <w:rPr>
          <w:rFonts w:ascii="Times New Roman" w:hAnsi="Times New Roman" w:cs="Times New Roman"/>
          <w:i/>
          <w:sz w:val="20"/>
          <w:szCs w:val="20"/>
        </w:rPr>
        <w:t xml:space="preserve">, </w:t>
      </w:r>
      <w:r w:rsidR="00C5524A" w:rsidRPr="00086083">
        <w:rPr>
          <w:rFonts w:ascii="Times New Roman" w:hAnsi="Times New Roman" w:cs="Times New Roman"/>
          <w:sz w:val="20"/>
          <w:szCs w:val="20"/>
        </w:rPr>
        <w:t xml:space="preserve">edited by Aleksander </w:t>
      </w:r>
      <w:proofErr w:type="spellStart"/>
      <w:r w:rsidR="00C5524A" w:rsidRPr="00086083">
        <w:rPr>
          <w:rFonts w:ascii="Times New Roman" w:hAnsi="Times New Roman" w:cs="Times New Roman"/>
          <w:sz w:val="20"/>
          <w:szCs w:val="20"/>
        </w:rPr>
        <w:t>Bjelčevič</w:t>
      </w:r>
      <w:proofErr w:type="spellEnd"/>
      <w:r w:rsidR="00C5524A" w:rsidRPr="00086083">
        <w:rPr>
          <w:rFonts w:ascii="Times New Roman" w:hAnsi="Times New Roman" w:cs="Times New Roman"/>
          <w:sz w:val="20"/>
          <w:szCs w:val="20"/>
        </w:rPr>
        <w:t xml:space="preserve">, </w:t>
      </w:r>
      <w:proofErr w:type="spellStart"/>
      <w:r w:rsidR="00C5524A" w:rsidRPr="00086083">
        <w:rPr>
          <w:rFonts w:ascii="Times New Roman" w:hAnsi="Times New Roman" w:cs="Times New Roman"/>
          <w:sz w:val="20"/>
          <w:szCs w:val="20"/>
        </w:rPr>
        <w:t>Marija</w:t>
      </w:r>
      <w:proofErr w:type="spellEnd"/>
      <w:r w:rsidR="00C5524A" w:rsidRPr="00086083">
        <w:rPr>
          <w:rFonts w:ascii="Times New Roman" w:hAnsi="Times New Roman" w:cs="Times New Roman"/>
          <w:sz w:val="20"/>
          <w:szCs w:val="20"/>
        </w:rPr>
        <w:t xml:space="preserve"> </w:t>
      </w:r>
      <w:proofErr w:type="spellStart"/>
      <w:r w:rsidR="00C5524A" w:rsidRPr="00086083">
        <w:rPr>
          <w:rFonts w:ascii="Times New Roman" w:hAnsi="Times New Roman" w:cs="Times New Roman"/>
          <w:sz w:val="20"/>
          <w:szCs w:val="20"/>
        </w:rPr>
        <w:t>Ogrin</w:t>
      </w:r>
      <w:proofErr w:type="spellEnd"/>
      <w:r w:rsidR="00C5524A" w:rsidRPr="00086083">
        <w:rPr>
          <w:rFonts w:ascii="Times New Roman" w:hAnsi="Times New Roman" w:cs="Times New Roman"/>
          <w:sz w:val="20"/>
          <w:szCs w:val="20"/>
        </w:rPr>
        <w:t xml:space="preserve"> and </w:t>
      </w:r>
      <w:proofErr w:type="spellStart"/>
      <w:r w:rsidR="00C5524A" w:rsidRPr="00086083">
        <w:rPr>
          <w:rFonts w:ascii="Times New Roman" w:hAnsi="Times New Roman" w:cs="Times New Roman"/>
          <w:sz w:val="20"/>
          <w:szCs w:val="20"/>
        </w:rPr>
        <w:t>Urška</w:t>
      </w:r>
      <w:proofErr w:type="spellEnd"/>
      <w:r w:rsidR="00C5524A" w:rsidRPr="00086083">
        <w:rPr>
          <w:rFonts w:ascii="Times New Roman" w:hAnsi="Times New Roman" w:cs="Times New Roman"/>
          <w:sz w:val="20"/>
          <w:szCs w:val="20"/>
        </w:rPr>
        <w:t xml:space="preserve"> </w:t>
      </w:r>
      <w:proofErr w:type="spellStart"/>
      <w:r w:rsidR="00C5524A" w:rsidRPr="00086083">
        <w:rPr>
          <w:rFonts w:ascii="Times New Roman" w:hAnsi="Times New Roman" w:cs="Times New Roman"/>
          <w:sz w:val="20"/>
          <w:szCs w:val="20"/>
        </w:rPr>
        <w:t>Perenič</w:t>
      </w:r>
      <w:proofErr w:type="spellEnd"/>
      <w:r w:rsidRPr="00086083">
        <w:rPr>
          <w:rFonts w:ascii="Times New Roman" w:hAnsi="Times New Roman" w:cs="Times New Roman"/>
          <w:sz w:val="20"/>
          <w:szCs w:val="20"/>
        </w:rPr>
        <w:t xml:space="preserve">, 75–82. </w:t>
      </w:r>
      <w:r w:rsidR="00C5524A">
        <w:rPr>
          <w:rFonts w:ascii="Times New Roman" w:hAnsi="Times New Roman" w:cs="Times New Roman"/>
          <w:sz w:val="20"/>
          <w:szCs w:val="20"/>
        </w:rPr>
        <w:t xml:space="preserve">Ljubljana: </w:t>
      </w:r>
      <w:proofErr w:type="spellStart"/>
      <w:r w:rsidRPr="00086083">
        <w:rPr>
          <w:rFonts w:ascii="Times New Roman" w:hAnsi="Times New Roman" w:cs="Times New Roman"/>
          <w:sz w:val="20"/>
          <w:szCs w:val="20"/>
        </w:rPr>
        <w:t>Znanstvena</w:t>
      </w:r>
      <w:proofErr w:type="spellEnd"/>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založba</w:t>
      </w:r>
      <w:proofErr w:type="spellEnd"/>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Filozofske</w:t>
      </w:r>
      <w:proofErr w:type="spellEnd"/>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fakultete</w:t>
      </w:r>
      <w:proofErr w:type="spellEnd"/>
      <w:r w:rsidRPr="00086083">
        <w:rPr>
          <w:rFonts w:ascii="Times New Roman" w:hAnsi="Times New Roman" w:cs="Times New Roman"/>
          <w:sz w:val="20"/>
          <w:szCs w:val="20"/>
        </w:rPr>
        <w:t xml:space="preserve">. </w:t>
      </w:r>
      <w:hyperlink r:id="rId17" w:history="1">
        <w:r w:rsidRPr="00086083">
          <w:rPr>
            <w:rStyle w:val="Hyperlink"/>
            <w:rFonts w:ascii="Times New Roman" w:hAnsi="Times New Roman" w:cs="Times New Roman"/>
            <w:color w:val="auto"/>
            <w:sz w:val="20"/>
            <w:szCs w:val="20"/>
            <w:u w:val="none"/>
          </w:rPr>
          <w:t>http://centerslo.si/wp-content/uploads/2017/10/Obdobja-36_Ditmajer.pdf</w:t>
        </w:r>
      </w:hyperlink>
      <w:r w:rsidR="00C5524A" w:rsidRPr="00086083">
        <w:rPr>
          <w:rStyle w:val="Hyperlink"/>
          <w:rFonts w:ascii="Times New Roman" w:hAnsi="Times New Roman" w:cs="Times New Roman"/>
          <w:color w:val="auto"/>
          <w:sz w:val="20"/>
          <w:szCs w:val="20"/>
          <w:u w:val="none"/>
        </w:rPr>
        <w:t>.</w:t>
      </w:r>
    </w:p>
    <w:p w14:paraId="025531EE" w14:textId="7E9563AC" w:rsidR="00DC0606" w:rsidRPr="00086083" w:rsidRDefault="00DC0606" w:rsidP="00552EA3">
      <w:pPr>
        <w:pStyle w:val="ListParagraph"/>
        <w:numPr>
          <w:ilvl w:val="0"/>
          <w:numId w:val="4"/>
        </w:numPr>
        <w:jc w:val="both"/>
        <w:rPr>
          <w:rFonts w:ascii="Times New Roman" w:hAnsi="Times New Roman" w:cs="Times New Roman"/>
          <w:sz w:val="20"/>
          <w:szCs w:val="20"/>
        </w:rPr>
      </w:pPr>
      <w:proofErr w:type="spellStart"/>
      <w:r w:rsidRPr="00086083">
        <w:rPr>
          <w:rFonts w:ascii="Times New Roman" w:hAnsi="Times New Roman" w:cs="Times New Roman"/>
          <w:sz w:val="20"/>
          <w:szCs w:val="20"/>
        </w:rPr>
        <w:t>Ditmajer</w:t>
      </w:r>
      <w:proofErr w:type="spellEnd"/>
      <w:r w:rsidR="003A0AC1" w:rsidRPr="00086083">
        <w:rPr>
          <w:rFonts w:ascii="Times New Roman" w:hAnsi="Times New Roman" w:cs="Times New Roman"/>
          <w:sz w:val="20"/>
          <w:szCs w:val="20"/>
        </w:rPr>
        <w:t>, Nina,</w:t>
      </w:r>
      <w:r w:rsidRPr="00086083">
        <w:rPr>
          <w:rFonts w:ascii="Times New Roman" w:hAnsi="Times New Roman" w:cs="Times New Roman"/>
          <w:sz w:val="20"/>
          <w:szCs w:val="20"/>
        </w:rPr>
        <w:t xml:space="preserve"> </w:t>
      </w:r>
      <w:r w:rsidR="003A0AC1" w:rsidRPr="00086083">
        <w:rPr>
          <w:rFonts w:ascii="Times New Roman" w:hAnsi="Times New Roman" w:cs="Times New Roman"/>
          <w:sz w:val="20"/>
          <w:szCs w:val="20"/>
        </w:rPr>
        <w:t>and</w:t>
      </w:r>
      <w:r w:rsidRPr="00086083">
        <w:rPr>
          <w:rFonts w:ascii="Times New Roman" w:hAnsi="Times New Roman" w:cs="Times New Roman"/>
          <w:sz w:val="20"/>
          <w:szCs w:val="20"/>
        </w:rPr>
        <w:t xml:space="preserve"> Matija </w:t>
      </w:r>
      <w:proofErr w:type="spellStart"/>
      <w:r w:rsidRPr="00086083">
        <w:rPr>
          <w:rFonts w:ascii="Times New Roman" w:hAnsi="Times New Roman" w:cs="Times New Roman"/>
          <w:sz w:val="20"/>
          <w:szCs w:val="20"/>
        </w:rPr>
        <w:t>Ogrin</w:t>
      </w:r>
      <w:proofErr w:type="spellEnd"/>
      <w:r w:rsidRPr="00086083">
        <w:rPr>
          <w:rFonts w:ascii="Times New Roman" w:hAnsi="Times New Roman" w:cs="Times New Roman"/>
          <w:sz w:val="20"/>
          <w:szCs w:val="20"/>
        </w:rPr>
        <w:t xml:space="preserve">. 2018. </w:t>
      </w:r>
      <w:r w:rsidR="00C5524A">
        <w:rPr>
          <w:rFonts w:ascii="Times New Roman" w:hAnsi="Times New Roman" w:cs="Times New Roman"/>
          <w:sz w:val="20"/>
          <w:szCs w:val="20"/>
        </w:rPr>
        <w:t>“</w:t>
      </w:r>
      <w:proofErr w:type="spellStart"/>
      <w:r w:rsidRPr="00086083">
        <w:rPr>
          <w:rFonts w:ascii="Times New Roman" w:hAnsi="Times New Roman" w:cs="Times New Roman"/>
          <w:sz w:val="20"/>
          <w:szCs w:val="20"/>
        </w:rPr>
        <w:t>Foglarjeva</w:t>
      </w:r>
      <w:proofErr w:type="spellEnd"/>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pesmarica</w:t>
      </w:r>
      <w:proofErr w:type="spellEnd"/>
      <w:r w:rsidR="006F1B00" w:rsidRPr="00086083">
        <w:rPr>
          <w:rFonts w:ascii="Times New Roman" w:hAnsi="Times New Roman" w:cs="Times New Roman"/>
          <w:sz w:val="20"/>
          <w:szCs w:val="20"/>
        </w:rPr>
        <w:t xml:space="preserve"> [</w:t>
      </w:r>
      <w:proofErr w:type="spellStart"/>
      <w:r w:rsidR="006F1B00" w:rsidRPr="00086083">
        <w:rPr>
          <w:rFonts w:ascii="Times New Roman" w:hAnsi="Times New Roman" w:cs="Times New Roman"/>
          <w:sz w:val="20"/>
          <w:szCs w:val="20"/>
        </w:rPr>
        <w:t>Foglar’s</w:t>
      </w:r>
      <w:proofErr w:type="spellEnd"/>
      <w:r w:rsidR="006F1B00" w:rsidRPr="00086083">
        <w:rPr>
          <w:rFonts w:ascii="Times New Roman" w:hAnsi="Times New Roman" w:cs="Times New Roman"/>
          <w:sz w:val="20"/>
          <w:szCs w:val="20"/>
        </w:rPr>
        <w:t xml:space="preserve"> Hymn Book]</w:t>
      </w:r>
      <w:r w:rsidRPr="00086083">
        <w:rPr>
          <w:rFonts w:ascii="Times New Roman" w:hAnsi="Times New Roman" w:cs="Times New Roman"/>
          <w:sz w:val="20"/>
          <w:szCs w:val="20"/>
        </w:rPr>
        <w:t>. Ms 123.</w:t>
      </w:r>
      <w:r w:rsidR="00C5524A">
        <w:rPr>
          <w:rFonts w:ascii="Times New Roman" w:hAnsi="Times New Roman" w:cs="Times New Roman"/>
          <w:sz w:val="20"/>
          <w:szCs w:val="20"/>
        </w:rPr>
        <w:t>”</w:t>
      </w:r>
      <w:r w:rsidRPr="00086083">
        <w:rPr>
          <w:rFonts w:ascii="Times New Roman" w:hAnsi="Times New Roman" w:cs="Times New Roman"/>
          <w:sz w:val="20"/>
          <w:szCs w:val="20"/>
        </w:rPr>
        <w:t xml:space="preserve"> </w:t>
      </w:r>
      <w:r w:rsidR="006F1B00" w:rsidRPr="00086083">
        <w:rPr>
          <w:rFonts w:ascii="Times New Roman" w:hAnsi="Times New Roman" w:cs="Times New Roman"/>
          <w:sz w:val="20"/>
          <w:szCs w:val="20"/>
        </w:rPr>
        <w:t>In</w:t>
      </w:r>
      <w:r w:rsidRPr="00086083">
        <w:rPr>
          <w:rFonts w:ascii="Times New Roman" w:hAnsi="Times New Roman" w:cs="Times New Roman"/>
          <w:sz w:val="20"/>
          <w:szCs w:val="20"/>
        </w:rPr>
        <w:t xml:space="preserve"> </w:t>
      </w:r>
      <w:r w:rsidRPr="00086083">
        <w:rPr>
          <w:rFonts w:ascii="Times New Roman" w:hAnsi="Times New Roman" w:cs="Times New Roman"/>
          <w:i/>
          <w:iCs/>
          <w:sz w:val="20"/>
          <w:szCs w:val="20"/>
        </w:rPr>
        <w:t xml:space="preserve">Register </w:t>
      </w:r>
      <w:proofErr w:type="spellStart"/>
      <w:r w:rsidRPr="00086083">
        <w:rPr>
          <w:rFonts w:ascii="Times New Roman" w:hAnsi="Times New Roman" w:cs="Times New Roman"/>
          <w:i/>
          <w:iCs/>
          <w:sz w:val="20"/>
          <w:szCs w:val="20"/>
        </w:rPr>
        <w:t>slovenskih</w:t>
      </w:r>
      <w:proofErr w:type="spellEnd"/>
      <w:r w:rsidRPr="00086083">
        <w:rPr>
          <w:rFonts w:ascii="Times New Roman" w:hAnsi="Times New Roman" w:cs="Times New Roman"/>
          <w:i/>
          <w:iCs/>
          <w:sz w:val="20"/>
          <w:szCs w:val="20"/>
        </w:rPr>
        <w:t xml:space="preserve"> </w:t>
      </w:r>
      <w:proofErr w:type="spellStart"/>
      <w:r w:rsidRPr="00086083">
        <w:rPr>
          <w:rFonts w:ascii="Times New Roman" w:hAnsi="Times New Roman" w:cs="Times New Roman"/>
          <w:i/>
          <w:iCs/>
          <w:sz w:val="20"/>
          <w:szCs w:val="20"/>
        </w:rPr>
        <w:t>rokopisov</w:t>
      </w:r>
      <w:proofErr w:type="spellEnd"/>
      <w:r w:rsidRPr="00086083">
        <w:rPr>
          <w:rFonts w:ascii="Times New Roman" w:hAnsi="Times New Roman" w:cs="Times New Roman"/>
          <w:i/>
          <w:iCs/>
          <w:sz w:val="20"/>
          <w:szCs w:val="20"/>
        </w:rPr>
        <w:t xml:space="preserve"> 17. in 18. </w:t>
      </w:r>
      <w:proofErr w:type="spellStart"/>
      <w:r w:rsidRPr="00086083">
        <w:rPr>
          <w:rFonts w:ascii="Times New Roman" w:hAnsi="Times New Roman" w:cs="Times New Roman"/>
          <w:i/>
          <w:iCs/>
          <w:sz w:val="20"/>
          <w:szCs w:val="20"/>
        </w:rPr>
        <w:t>stoletja</w:t>
      </w:r>
      <w:proofErr w:type="spellEnd"/>
      <w:r w:rsidR="006F1B00" w:rsidRPr="00086083">
        <w:rPr>
          <w:rFonts w:ascii="Times New Roman" w:hAnsi="Times New Roman" w:cs="Times New Roman"/>
          <w:iCs/>
          <w:sz w:val="20"/>
          <w:szCs w:val="20"/>
        </w:rPr>
        <w:t xml:space="preserve"> [Register of Baroque and Enlightenment Slovenian Manuscripts]</w:t>
      </w:r>
      <w:r w:rsidR="00B82547">
        <w:rPr>
          <w:rFonts w:ascii="Times New Roman" w:hAnsi="Times New Roman" w:cs="Times New Roman"/>
          <w:iCs/>
          <w:sz w:val="20"/>
          <w:szCs w:val="20"/>
        </w:rPr>
        <w:t>.</w:t>
      </w:r>
      <w:r w:rsidRPr="00086083">
        <w:rPr>
          <w:rFonts w:ascii="Times New Roman" w:hAnsi="Times New Roman" w:cs="Times New Roman"/>
          <w:sz w:val="20"/>
          <w:szCs w:val="20"/>
        </w:rPr>
        <w:t xml:space="preserve"> </w:t>
      </w:r>
      <w:hyperlink r:id="rId18" w:history="1">
        <w:r w:rsidRPr="00086083">
          <w:rPr>
            <w:rStyle w:val="Hyperlink"/>
            <w:rFonts w:ascii="Times New Roman" w:hAnsi="Times New Roman" w:cs="Times New Roman"/>
            <w:color w:val="auto"/>
            <w:sz w:val="20"/>
            <w:szCs w:val="20"/>
            <w:u w:val="none"/>
          </w:rPr>
          <w:t>http://ezb.ijs.si/nrss/</w:t>
        </w:r>
      </w:hyperlink>
      <w:r w:rsidRPr="00086083">
        <w:rPr>
          <w:rFonts w:ascii="Times New Roman" w:hAnsi="Times New Roman" w:cs="Times New Roman"/>
          <w:sz w:val="20"/>
          <w:szCs w:val="20"/>
        </w:rPr>
        <w:t xml:space="preserve">. </w:t>
      </w:r>
    </w:p>
    <w:p w14:paraId="752AADA2" w14:textId="1A75A86A" w:rsidR="00A82B7B" w:rsidRPr="00086083" w:rsidRDefault="00A82B7B" w:rsidP="00552EA3">
      <w:pPr>
        <w:pStyle w:val="ListParagraph"/>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t>Greg</w:t>
      </w:r>
      <w:r w:rsidR="00B73B0F" w:rsidRPr="00086083">
        <w:rPr>
          <w:rFonts w:ascii="Times New Roman" w:hAnsi="Times New Roman" w:cs="Times New Roman"/>
          <w:sz w:val="20"/>
          <w:szCs w:val="20"/>
        </w:rPr>
        <w:t>, W. W.</w:t>
      </w:r>
      <w:r w:rsidRPr="00086083">
        <w:rPr>
          <w:rFonts w:ascii="Times New Roman" w:hAnsi="Times New Roman" w:cs="Times New Roman"/>
          <w:sz w:val="20"/>
          <w:szCs w:val="20"/>
        </w:rPr>
        <w:t xml:space="preserve"> 1950. </w:t>
      </w:r>
      <w:r w:rsidR="00040A3E" w:rsidRPr="00086083">
        <w:rPr>
          <w:rFonts w:ascii="Times New Roman" w:hAnsi="Times New Roman" w:cs="Times New Roman"/>
          <w:sz w:val="20"/>
          <w:szCs w:val="20"/>
        </w:rPr>
        <w:t>“</w:t>
      </w:r>
      <w:r w:rsidRPr="00086083">
        <w:rPr>
          <w:rFonts w:ascii="Times New Roman" w:hAnsi="Times New Roman" w:cs="Times New Roman"/>
          <w:sz w:val="20"/>
          <w:szCs w:val="20"/>
        </w:rPr>
        <w:t>The Rationale of Copy-Text.</w:t>
      </w:r>
      <w:r w:rsidR="00040A3E" w:rsidRPr="00086083">
        <w:rPr>
          <w:rFonts w:ascii="Times New Roman" w:hAnsi="Times New Roman" w:cs="Times New Roman"/>
          <w:sz w:val="20"/>
          <w:szCs w:val="20"/>
        </w:rPr>
        <w:t>”</w:t>
      </w:r>
      <w:r w:rsidRPr="00086083">
        <w:rPr>
          <w:rFonts w:ascii="Times New Roman" w:hAnsi="Times New Roman" w:cs="Times New Roman"/>
          <w:sz w:val="20"/>
          <w:szCs w:val="20"/>
        </w:rPr>
        <w:t xml:space="preserve"> </w:t>
      </w:r>
      <w:r w:rsidR="00040A3E" w:rsidRPr="00086083">
        <w:rPr>
          <w:rFonts w:ascii="Times New Roman" w:hAnsi="Times New Roman" w:cs="Times New Roman"/>
          <w:i/>
          <w:sz w:val="20"/>
          <w:szCs w:val="20"/>
        </w:rPr>
        <w:t>Studies in Bibliography</w:t>
      </w:r>
      <w:r w:rsidR="00040A3E" w:rsidRPr="00086083">
        <w:rPr>
          <w:rFonts w:ascii="Times New Roman" w:hAnsi="Times New Roman" w:cs="Times New Roman"/>
          <w:sz w:val="20"/>
          <w:szCs w:val="20"/>
        </w:rPr>
        <w:t xml:space="preserve"> 3:</w:t>
      </w:r>
      <w:r w:rsidRPr="00086083">
        <w:rPr>
          <w:rFonts w:ascii="Times New Roman" w:hAnsi="Times New Roman" w:cs="Times New Roman"/>
          <w:sz w:val="20"/>
          <w:szCs w:val="20"/>
        </w:rPr>
        <w:t xml:space="preserve"> 19–36.</w:t>
      </w:r>
    </w:p>
    <w:p w14:paraId="0F67D890" w14:textId="189C5B7E" w:rsidR="006401CB" w:rsidRPr="00086083" w:rsidRDefault="006401CB" w:rsidP="00552EA3">
      <w:pPr>
        <w:pStyle w:val="ListParagraph"/>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t>Hockey</w:t>
      </w:r>
      <w:r w:rsidR="00B73B0F" w:rsidRPr="00086083">
        <w:rPr>
          <w:rFonts w:ascii="Times New Roman" w:hAnsi="Times New Roman" w:cs="Times New Roman"/>
          <w:sz w:val="20"/>
          <w:szCs w:val="20"/>
        </w:rPr>
        <w:t>, Susan</w:t>
      </w:r>
      <w:r w:rsidRPr="00086083">
        <w:rPr>
          <w:rFonts w:ascii="Times New Roman" w:hAnsi="Times New Roman" w:cs="Times New Roman"/>
          <w:sz w:val="20"/>
          <w:szCs w:val="20"/>
        </w:rPr>
        <w:t xml:space="preserve">. 2000. </w:t>
      </w:r>
      <w:r w:rsidRPr="00086083">
        <w:rPr>
          <w:rFonts w:ascii="Times New Roman" w:hAnsi="Times New Roman" w:cs="Times New Roman"/>
          <w:i/>
          <w:sz w:val="20"/>
          <w:szCs w:val="20"/>
        </w:rPr>
        <w:t>Electronic T</w:t>
      </w:r>
      <w:r w:rsidR="001A161E" w:rsidRPr="00086083">
        <w:rPr>
          <w:rFonts w:ascii="Times New Roman" w:hAnsi="Times New Roman" w:cs="Times New Roman"/>
          <w:i/>
          <w:sz w:val="20"/>
          <w:szCs w:val="20"/>
        </w:rPr>
        <w:t>e</w:t>
      </w:r>
      <w:r w:rsidRPr="00086083">
        <w:rPr>
          <w:rFonts w:ascii="Times New Roman" w:hAnsi="Times New Roman" w:cs="Times New Roman"/>
          <w:i/>
          <w:sz w:val="20"/>
          <w:szCs w:val="20"/>
        </w:rPr>
        <w:t>xts in the Humanities</w:t>
      </w:r>
      <w:r w:rsidRPr="00086083">
        <w:rPr>
          <w:rFonts w:ascii="Times New Roman" w:hAnsi="Times New Roman" w:cs="Times New Roman"/>
          <w:sz w:val="20"/>
          <w:szCs w:val="20"/>
        </w:rPr>
        <w:t xml:space="preserve">. </w:t>
      </w:r>
      <w:r w:rsidR="00410E96">
        <w:rPr>
          <w:rFonts w:ascii="Times New Roman" w:hAnsi="Times New Roman" w:cs="Times New Roman"/>
          <w:sz w:val="20"/>
          <w:szCs w:val="20"/>
        </w:rPr>
        <w:t xml:space="preserve">Oxford: </w:t>
      </w:r>
      <w:r w:rsidRPr="00086083">
        <w:rPr>
          <w:rFonts w:ascii="Times New Roman" w:hAnsi="Times New Roman" w:cs="Times New Roman"/>
          <w:sz w:val="20"/>
          <w:szCs w:val="20"/>
        </w:rPr>
        <w:t>Oxford University Press.</w:t>
      </w:r>
    </w:p>
    <w:p w14:paraId="79B91394" w14:textId="441DBDD6" w:rsidR="00C352ED" w:rsidRPr="00086083" w:rsidRDefault="00C352ED" w:rsidP="00552EA3">
      <w:pPr>
        <w:pStyle w:val="ListParagraph"/>
        <w:numPr>
          <w:ilvl w:val="0"/>
          <w:numId w:val="4"/>
        </w:numPr>
        <w:jc w:val="both"/>
        <w:rPr>
          <w:rFonts w:ascii="Times New Roman" w:hAnsi="Times New Roman" w:cs="Times New Roman"/>
          <w:sz w:val="20"/>
          <w:szCs w:val="20"/>
          <w:lang w:val="de-DE"/>
        </w:rPr>
      </w:pPr>
      <w:proofErr w:type="spellStart"/>
      <w:r w:rsidRPr="00086083">
        <w:rPr>
          <w:rFonts w:ascii="Times New Roman" w:hAnsi="Times New Roman" w:cs="Times New Roman"/>
          <w:sz w:val="20"/>
          <w:szCs w:val="20"/>
        </w:rPr>
        <w:t>Ogrin</w:t>
      </w:r>
      <w:proofErr w:type="spellEnd"/>
      <w:r w:rsidR="00B73B0F" w:rsidRPr="00086083">
        <w:rPr>
          <w:rFonts w:ascii="Times New Roman" w:hAnsi="Times New Roman" w:cs="Times New Roman"/>
          <w:sz w:val="20"/>
          <w:szCs w:val="20"/>
        </w:rPr>
        <w:t>, Matija</w:t>
      </w:r>
      <w:r w:rsidRPr="00086083">
        <w:rPr>
          <w:rFonts w:ascii="Times New Roman" w:hAnsi="Times New Roman" w:cs="Times New Roman"/>
          <w:sz w:val="20"/>
          <w:szCs w:val="20"/>
        </w:rPr>
        <w:t xml:space="preserve">. </w:t>
      </w:r>
      <w:r w:rsidRPr="00086083">
        <w:rPr>
          <w:rFonts w:ascii="Times New Roman" w:hAnsi="Times New Roman" w:cs="Times New Roman"/>
          <w:sz w:val="20"/>
          <w:szCs w:val="20"/>
          <w:lang w:val="de-DE"/>
        </w:rPr>
        <w:t xml:space="preserve">2005. </w:t>
      </w:r>
      <w:r w:rsidR="008066EE" w:rsidRPr="00086083">
        <w:rPr>
          <w:rFonts w:ascii="Times New Roman" w:hAnsi="Times New Roman" w:cs="Times New Roman"/>
          <w:sz w:val="20"/>
          <w:szCs w:val="20"/>
          <w:lang w:val="de-DE"/>
        </w:rPr>
        <w:t>“</w:t>
      </w:r>
      <w:proofErr w:type="spellStart"/>
      <w:r w:rsidRPr="00086083">
        <w:rPr>
          <w:rFonts w:ascii="Times New Roman" w:hAnsi="Times New Roman" w:cs="Times New Roman"/>
          <w:sz w:val="20"/>
          <w:szCs w:val="20"/>
          <w:lang w:val="de-DE"/>
        </w:rPr>
        <w:t>U</w:t>
      </w:r>
      <w:r w:rsidR="00A30326" w:rsidRPr="00086083">
        <w:rPr>
          <w:rFonts w:ascii="Times New Roman" w:hAnsi="Times New Roman" w:cs="Times New Roman"/>
          <w:sz w:val="20"/>
          <w:szCs w:val="20"/>
          <w:lang w:val="de-DE"/>
        </w:rPr>
        <w:t>v</w:t>
      </w:r>
      <w:r w:rsidRPr="00086083">
        <w:rPr>
          <w:rFonts w:ascii="Times New Roman" w:hAnsi="Times New Roman" w:cs="Times New Roman"/>
          <w:sz w:val="20"/>
          <w:szCs w:val="20"/>
          <w:lang w:val="de-DE"/>
        </w:rPr>
        <w:t>od</w:t>
      </w:r>
      <w:proofErr w:type="spellEnd"/>
      <w:r w:rsidRPr="00086083">
        <w:rPr>
          <w:rFonts w:ascii="Times New Roman" w:hAnsi="Times New Roman" w:cs="Times New Roman"/>
          <w:sz w:val="20"/>
          <w:szCs w:val="20"/>
          <w:lang w:val="de-DE"/>
        </w:rPr>
        <w:t xml:space="preserve">. O </w:t>
      </w:r>
      <w:proofErr w:type="spellStart"/>
      <w:r w:rsidRPr="00086083">
        <w:rPr>
          <w:rFonts w:ascii="Times New Roman" w:hAnsi="Times New Roman" w:cs="Times New Roman"/>
          <w:sz w:val="20"/>
          <w:szCs w:val="20"/>
          <w:lang w:val="de-DE"/>
        </w:rPr>
        <w:t>znanstvenih</w:t>
      </w:r>
      <w:proofErr w:type="spellEnd"/>
      <w:r w:rsidRPr="00086083">
        <w:rPr>
          <w:rFonts w:ascii="Times New Roman" w:hAnsi="Times New Roman" w:cs="Times New Roman"/>
          <w:sz w:val="20"/>
          <w:szCs w:val="20"/>
          <w:lang w:val="de-DE"/>
        </w:rPr>
        <w:t xml:space="preserve"> </w:t>
      </w:r>
      <w:proofErr w:type="spellStart"/>
      <w:r w:rsidRPr="00086083">
        <w:rPr>
          <w:rFonts w:ascii="Times New Roman" w:hAnsi="Times New Roman" w:cs="Times New Roman"/>
          <w:sz w:val="20"/>
          <w:szCs w:val="20"/>
          <w:lang w:val="de-DE"/>
        </w:rPr>
        <w:t>izdajah</w:t>
      </w:r>
      <w:proofErr w:type="spellEnd"/>
      <w:r w:rsidRPr="00086083">
        <w:rPr>
          <w:rFonts w:ascii="Times New Roman" w:hAnsi="Times New Roman" w:cs="Times New Roman"/>
          <w:sz w:val="20"/>
          <w:szCs w:val="20"/>
          <w:lang w:val="de-DE"/>
        </w:rPr>
        <w:t xml:space="preserve"> in </w:t>
      </w:r>
      <w:proofErr w:type="spellStart"/>
      <w:r w:rsidRPr="00086083">
        <w:rPr>
          <w:rFonts w:ascii="Times New Roman" w:hAnsi="Times New Roman" w:cs="Times New Roman"/>
          <w:sz w:val="20"/>
          <w:szCs w:val="20"/>
          <w:lang w:val="de-DE"/>
        </w:rPr>
        <w:t>digitalni</w:t>
      </w:r>
      <w:proofErr w:type="spellEnd"/>
      <w:r w:rsidRPr="00086083">
        <w:rPr>
          <w:rFonts w:ascii="Times New Roman" w:hAnsi="Times New Roman" w:cs="Times New Roman"/>
          <w:sz w:val="20"/>
          <w:szCs w:val="20"/>
          <w:lang w:val="de-DE"/>
        </w:rPr>
        <w:t xml:space="preserve"> </w:t>
      </w:r>
      <w:proofErr w:type="spellStart"/>
      <w:r w:rsidRPr="00086083">
        <w:rPr>
          <w:rFonts w:ascii="Times New Roman" w:hAnsi="Times New Roman" w:cs="Times New Roman"/>
          <w:sz w:val="20"/>
          <w:szCs w:val="20"/>
          <w:lang w:val="de-DE"/>
        </w:rPr>
        <w:t>humanistiki</w:t>
      </w:r>
      <w:proofErr w:type="spellEnd"/>
      <w:r w:rsidRPr="00086083">
        <w:rPr>
          <w:rFonts w:ascii="Times New Roman" w:hAnsi="Times New Roman" w:cs="Times New Roman"/>
          <w:sz w:val="20"/>
          <w:szCs w:val="20"/>
          <w:lang w:val="de-DE"/>
        </w:rPr>
        <w:t>.</w:t>
      </w:r>
      <w:r w:rsidR="008066EE" w:rsidRPr="00086083">
        <w:rPr>
          <w:rFonts w:ascii="Times New Roman" w:hAnsi="Times New Roman" w:cs="Times New Roman"/>
          <w:sz w:val="20"/>
          <w:szCs w:val="20"/>
          <w:lang w:val="de-DE"/>
        </w:rPr>
        <w:t>”</w:t>
      </w:r>
      <w:r w:rsidRPr="00086083">
        <w:rPr>
          <w:rFonts w:ascii="Times New Roman" w:hAnsi="Times New Roman" w:cs="Times New Roman"/>
          <w:sz w:val="20"/>
          <w:szCs w:val="20"/>
          <w:lang w:val="de-DE"/>
        </w:rPr>
        <w:t xml:space="preserve"> </w:t>
      </w:r>
      <w:r w:rsidR="006F1B00" w:rsidRPr="00086083">
        <w:rPr>
          <w:rFonts w:ascii="Times New Roman" w:hAnsi="Times New Roman" w:cs="Times New Roman"/>
          <w:sz w:val="20"/>
          <w:szCs w:val="20"/>
          <w:lang w:val="de-DE"/>
        </w:rPr>
        <w:t>In</w:t>
      </w:r>
      <w:r w:rsidRPr="00086083">
        <w:rPr>
          <w:rFonts w:ascii="Times New Roman" w:hAnsi="Times New Roman" w:cs="Times New Roman"/>
          <w:sz w:val="20"/>
          <w:szCs w:val="20"/>
          <w:lang w:val="de-DE"/>
        </w:rPr>
        <w:t xml:space="preserve"> </w:t>
      </w:r>
      <w:proofErr w:type="spellStart"/>
      <w:r w:rsidRPr="00086083">
        <w:rPr>
          <w:rFonts w:ascii="Times New Roman" w:hAnsi="Times New Roman" w:cs="Times New Roman"/>
          <w:i/>
          <w:sz w:val="20"/>
          <w:szCs w:val="20"/>
          <w:lang w:val="de-DE"/>
        </w:rPr>
        <w:t>Znanstvene</w:t>
      </w:r>
      <w:proofErr w:type="spellEnd"/>
      <w:r w:rsidRPr="00086083">
        <w:rPr>
          <w:rFonts w:ascii="Times New Roman" w:hAnsi="Times New Roman" w:cs="Times New Roman"/>
          <w:i/>
          <w:sz w:val="20"/>
          <w:szCs w:val="20"/>
          <w:lang w:val="de-DE"/>
        </w:rPr>
        <w:t xml:space="preserve"> </w:t>
      </w:r>
      <w:proofErr w:type="spellStart"/>
      <w:r w:rsidRPr="00086083">
        <w:rPr>
          <w:rFonts w:ascii="Times New Roman" w:hAnsi="Times New Roman" w:cs="Times New Roman"/>
          <w:i/>
          <w:sz w:val="20"/>
          <w:szCs w:val="20"/>
          <w:lang w:val="de-DE"/>
        </w:rPr>
        <w:t>izdaje</w:t>
      </w:r>
      <w:proofErr w:type="spellEnd"/>
      <w:r w:rsidRPr="00086083">
        <w:rPr>
          <w:rFonts w:ascii="Times New Roman" w:hAnsi="Times New Roman" w:cs="Times New Roman"/>
          <w:i/>
          <w:sz w:val="20"/>
          <w:szCs w:val="20"/>
          <w:lang w:val="de-DE"/>
        </w:rPr>
        <w:t xml:space="preserve"> in </w:t>
      </w:r>
      <w:proofErr w:type="spellStart"/>
      <w:r w:rsidRPr="00086083">
        <w:rPr>
          <w:rFonts w:ascii="Times New Roman" w:hAnsi="Times New Roman" w:cs="Times New Roman"/>
          <w:i/>
          <w:sz w:val="20"/>
          <w:szCs w:val="20"/>
          <w:lang w:val="de-DE"/>
        </w:rPr>
        <w:t>elektronski</w:t>
      </w:r>
      <w:proofErr w:type="spellEnd"/>
      <w:r w:rsidRPr="00086083">
        <w:rPr>
          <w:rFonts w:ascii="Times New Roman" w:hAnsi="Times New Roman" w:cs="Times New Roman"/>
          <w:i/>
          <w:sz w:val="20"/>
          <w:szCs w:val="20"/>
          <w:lang w:val="de-DE"/>
        </w:rPr>
        <w:t xml:space="preserve"> </w:t>
      </w:r>
      <w:proofErr w:type="spellStart"/>
      <w:r w:rsidRPr="00086083">
        <w:rPr>
          <w:rFonts w:ascii="Times New Roman" w:hAnsi="Times New Roman" w:cs="Times New Roman"/>
          <w:i/>
          <w:sz w:val="20"/>
          <w:szCs w:val="20"/>
          <w:lang w:val="de-DE"/>
        </w:rPr>
        <w:t>medij</w:t>
      </w:r>
      <w:proofErr w:type="spellEnd"/>
      <w:r w:rsidR="00410E96">
        <w:rPr>
          <w:rFonts w:ascii="Times New Roman" w:hAnsi="Times New Roman" w:cs="Times New Roman"/>
          <w:sz w:val="20"/>
          <w:szCs w:val="20"/>
          <w:lang w:val="de-DE"/>
        </w:rPr>
        <w:t xml:space="preserve">, </w:t>
      </w:r>
      <w:proofErr w:type="spellStart"/>
      <w:r w:rsidR="00410E96">
        <w:rPr>
          <w:rFonts w:ascii="Times New Roman" w:hAnsi="Times New Roman" w:cs="Times New Roman"/>
          <w:sz w:val="20"/>
          <w:szCs w:val="20"/>
          <w:lang w:val="de-DE"/>
        </w:rPr>
        <w:t>edited</w:t>
      </w:r>
      <w:proofErr w:type="spellEnd"/>
      <w:r w:rsidR="00410E96">
        <w:rPr>
          <w:rFonts w:ascii="Times New Roman" w:hAnsi="Times New Roman" w:cs="Times New Roman"/>
          <w:sz w:val="20"/>
          <w:szCs w:val="20"/>
          <w:lang w:val="de-DE"/>
        </w:rPr>
        <w:t xml:space="preserve"> </w:t>
      </w:r>
      <w:proofErr w:type="spellStart"/>
      <w:r w:rsidR="00410E96">
        <w:rPr>
          <w:rFonts w:ascii="Times New Roman" w:hAnsi="Times New Roman" w:cs="Times New Roman"/>
          <w:sz w:val="20"/>
          <w:szCs w:val="20"/>
          <w:lang w:val="de-DE"/>
        </w:rPr>
        <w:t>by</w:t>
      </w:r>
      <w:proofErr w:type="spellEnd"/>
      <w:r w:rsidR="00410E96">
        <w:rPr>
          <w:rFonts w:ascii="Times New Roman" w:hAnsi="Times New Roman" w:cs="Times New Roman"/>
          <w:sz w:val="20"/>
          <w:szCs w:val="20"/>
          <w:lang w:val="de-DE"/>
        </w:rPr>
        <w:t xml:space="preserve"> Matija </w:t>
      </w:r>
      <w:proofErr w:type="spellStart"/>
      <w:r w:rsidR="00410E96">
        <w:rPr>
          <w:rFonts w:ascii="Times New Roman" w:hAnsi="Times New Roman" w:cs="Times New Roman"/>
          <w:sz w:val="20"/>
          <w:szCs w:val="20"/>
          <w:lang w:val="de-DE"/>
        </w:rPr>
        <w:t>Ogrin</w:t>
      </w:r>
      <w:proofErr w:type="spellEnd"/>
      <w:r w:rsidR="00410E96">
        <w:rPr>
          <w:rFonts w:ascii="Times New Roman" w:hAnsi="Times New Roman" w:cs="Times New Roman"/>
          <w:sz w:val="20"/>
          <w:szCs w:val="20"/>
          <w:lang w:val="de-DE"/>
        </w:rPr>
        <w:t xml:space="preserve">, </w:t>
      </w:r>
      <w:r w:rsidR="009B5601">
        <w:rPr>
          <w:rFonts w:ascii="Times New Roman" w:hAnsi="Times New Roman" w:cs="Times New Roman"/>
          <w:sz w:val="20"/>
          <w:szCs w:val="20"/>
          <w:lang w:val="de-DE"/>
        </w:rPr>
        <w:t>7</w:t>
      </w:r>
      <w:r w:rsidR="009B5601" w:rsidRPr="00455727">
        <w:rPr>
          <w:rFonts w:ascii="Times New Roman" w:hAnsi="Times New Roman" w:cs="Times New Roman"/>
          <w:sz w:val="20"/>
          <w:szCs w:val="20"/>
        </w:rPr>
        <w:t>–</w:t>
      </w:r>
      <w:r w:rsidR="00410E96">
        <w:rPr>
          <w:rFonts w:ascii="Times New Roman" w:hAnsi="Times New Roman" w:cs="Times New Roman"/>
          <w:sz w:val="20"/>
          <w:szCs w:val="20"/>
          <w:lang w:val="de-DE"/>
        </w:rPr>
        <w:t>21.</w:t>
      </w:r>
      <w:r w:rsidRPr="00086083">
        <w:rPr>
          <w:rFonts w:ascii="Times New Roman" w:hAnsi="Times New Roman" w:cs="Times New Roman"/>
          <w:sz w:val="20"/>
          <w:szCs w:val="20"/>
          <w:lang w:val="de-DE"/>
        </w:rPr>
        <w:t xml:space="preserve"> Ljubljana: </w:t>
      </w:r>
      <w:proofErr w:type="spellStart"/>
      <w:r w:rsidRPr="00086083">
        <w:rPr>
          <w:rFonts w:ascii="Times New Roman" w:hAnsi="Times New Roman" w:cs="Times New Roman"/>
          <w:sz w:val="20"/>
          <w:szCs w:val="20"/>
          <w:lang w:val="de-DE"/>
        </w:rPr>
        <w:t>Založba</w:t>
      </w:r>
      <w:proofErr w:type="spellEnd"/>
      <w:r w:rsidRPr="00086083">
        <w:rPr>
          <w:rFonts w:ascii="Times New Roman" w:hAnsi="Times New Roman" w:cs="Times New Roman"/>
          <w:sz w:val="20"/>
          <w:szCs w:val="20"/>
          <w:lang w:val="de-DE"/>
        </w:rPr>
        <w:t xml:space="preserve"> ZRC, ZRC SAZU.</w:t>
      </w:r>
    </w:p>
    <w:p w14:paraId="0EC3D4FD" w14:textId="44089A6D" w:rsidR="002F4C33" w:rsidRPr="00086083" w:rsidRDefault="002F4C33" w:rsidP="00552EA3">
      <w:pPr>
        <w:pStyle w:val="ListParagraph"/>
        <w:numPr>
          <w:ilvl w:val="0"/>
          <w:numId w:val="4"/>
        </w:numPr>
        <w:jc w:val="both"/>
        <w:rPr>
          <w:rFonts w:ascii="Times New Roman" w:hAnsi="Times New Roman" w:cs="Times New Roman"/>
          <w:sz w:val="20"/>
          <w:szCs w:val="20"/>
        </w:rPr>
      </w:pPr>
      <w:proofErr w:type="spellStart"/>
      <w:r w:rsidRPr="00086083">
        <w:rPr>
          <w:rFonts w:ascii="Times New Roman" w:hAnsi="Times New Roman" w:cs="Times New Roman"/>
          <w:sz w:val="20"/>
          <w:szCs w:val="20"/>
        </w:rPr>
        <w:t>Ogrin</w:t>
      </w:r>
      <w:proofErr w:type="spellEnd"/>
      <w:r w:rsidR="00B73B0F" w:rsidRPr="00086083">
        <w:rPr>
          <w:rFonts w:ascii="Times New Roman" w:hAnsi="Times New Roman" w:cs="Times New Roman"/>
          <w:sz w:val="20"/>
          <w:szCs w:val="20"/>
        </w:rPr>
        <w:t>, Matija, and</w:t>
      </w:r>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Tomaž</w:t>
      </w:r>
      <w:proofErr w:type="spellEnd"/>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Erjavec</w:t>
      </w:r>
      <w:proofErr w:type="spellEnd"/>
      <w:r w:rsidRPr="00086083">
        <w:rPr>
          <w:rFonts w:ascii="Times New Roman" w:hAnsi="Times New Roman" w:cs="Times New Roman"/>
          <w:sz w:val="20"/>
          <w:szCs w:val="20"/>
        </w:rPr>
        <w:t xml:space="preserve">. 2009. </w:t>
      </w:r>
      <w:r w:rsidR="008066EE" w:rsidRPr="00086083">
        <w:rPr>
          <w:rFonts w:ascii="Times New Roman" w:hAnsi="Times New Roman" w:cs="Times New Roman"/>
          <w:sz w:val="20"/>
          <w:szCs w:val="20"/>
        </w:rPr>
        <w:t>“</w:t>
      </w:r>
      <w:proofErr w:type="spellStart"/>
      <w:r w:rsidRPr="00086083">
        <w:rPr>
          <w:rFonts w:ascii="Times New Roman" w:hAnsi="Times New Roman" w:cs="Times New Roman"/>
          <w:sz w:val="20"/>
          <w:szCs w:val="20"/>
        </w:rPr>
        <w:t>Ekdotika</w:t>
      </w:r>
      <w:proofErr w:type="spellEnd"/>
      <w:r w:rsidRPr="00086083">
        <w:rPr>
          <w:rFonts w:ascii="Times New Roman" w:hAnsi="Times New Roman" w:cs="Times New Roman"/>
          <w:sz w:val="20"/>
          <w:szCs w:val="20"/>
        </w:rPr>
        <w:t xml:space="preserve"> in </w:t>
      </w:r>
      <w:proofErr w:type="spellStart"/>
      <w:r w:rsidRPr="00086083">
        <w:rPr>
          <w:rFonts w:ascii="Times New Roman" w:hAnsi="Times New Roman" w:cs="Times New Roman"/>
          <w:sz w:val="20"/>
          <w:szCs w:val="20"/>
        </w:rPr>
        <w:t>tehnologija</w:t>
      </w:r>
      <w:proofErr w:type="spellEnd"/>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elektronske</w:t>
      </w:r>
      <w:proofErr w:type="spellEnd"/>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znanstvenokritične</w:t>
      </w:r>
      <w:proofErr w:type="spellEnd"/>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izdaje</w:t>
      </w:r>
      <w:proofErr w:type="spellEnd"/>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slovenskega</w:t>
      </w:r>
      <w:proofErr w:type="spellEnd"/>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slovstva</w:t>
      </w:r>
      <w:proofErr w:type="spellEnd"/>
      <w:r w:rsidRPr="00086083">
        <w:rPr>
          <w:rFonts w:ascii="Times New Roman" w:hAnsi="Times New Roman" w:cs="Times New Roman"/>
          <w:sz w:val="20"/>
          <w:szCs w:val="20"/>
        </w:rPr>
        <w:t>.</w:t>
      </w:r>
      <w:r w:rsidR="008066EE" w:rsidRPr="00086083">
        <w:rPr>
          <w:rFonts w:ascii="Times New Roman" w:hAnsi="Times New Roman" w:cs="Times New Roman"/>
          <w:sz w:val="20"/>
          <w:szCs w:val="20"/>
        </w:rPr>
        <w:t>”</w:t>
      </w:r>
      <w:r w:rsidRPr="00086083">
        <w:rPr>
          <w:rFonts w:ascii="Times New Roman" w:hAnsi="Times New Roman" w:cs="Times New Roman"/>
          <w:sz w:val="20"/>
          <w:szCs w:val="20"/>
        </w:rPr>
        <w:t xml:space="preserve"> </w:t>
      </w:r>
      <w:proofErr w:type="spellStart"/>
      <w:r w:rsidR="008066EE" w:rsidRPr="00086083">
        <w:rPr>
          <w:rFonts w:ascii="Times New Roman" w:hAnsi="Times New Roman" w:cs="Times New Roman"/>
          <w:i/>
          <w:iCs/>
          <w:sz w:val="20"/>
          <w:szCs w:val="20"/>
        </w:rPr>
        <w:t>Jezik</w:t>
      </w:r>
      <w:proofErr w:type="spellEnd"/>
      <w:r w:rsidR="008066EE" w:rsidRPr="00086083">
        <w:rPr>
          <w:rFonts w:ascii="Times New Roman" w:hAnsi="Times New Roman" w:cs="Times New Roman"/>
          <w:i/>
          <w:iCs/>
          <w:sz w:val="20"/>
          <w:szCs w:val="20"/>
        </w:rPr>
        <w:t xml:space="preserve"> in </w:t>
      </w:r>
      <w:proofErr w:type="spellStart"/>
      <w:r w:rsidR="008066EE" w:rsidRPr="00086083">
        <w:rPr>
          <w:rFonts w:ascii="Times New Roman" w:hAnsi="Times New Roman" w:cs="Times New Roman"/>
          <w:i/>
          <w:iCs/>
          <w:sz w:val="20"/>
          <w:szCs w:val="20"/>
        </w:rPr>
        <w:t>slovstvo</w:t>
      </w:r>
      <w:proofErr w:type="spellEnd"/>
      <w:r w:rsidR="008066EE" w:rsidRPr="00086083">
        <w:rPr>
          <w:rFonts w:ascii="Times New Roman" w:hAnsi="Times New Roman" w:cs="Times New Roman"/>
          <w:sz w:val="20"/>
          <w:szCs w:val="20"/>
        </w:rPr>
        <w:t xml:space="preserve"> 54, </w:t>
      </w:r>
      <w:r w:rsidR="009A1E7F">
        <w:rPr>
          <w:rFonts w:ascii="Times New Roman" w:hAnsi="Times New Roman" w:cs="Times New Roman"/>
          <w:sz w:val="20"/>
          <w:szCs w:val="20"/>
        </w:rPr>
        <w:t>N</w:t>
      </w:r>
      <w:r w:rsidR="008066EE" w:rsidRPr="00086083">
        <w:rPr>
          <w:rFonts w:ascii="Times New Roman" w:hAnsi="Times New Roman" w:cs="Times New Roman"/>
          <w:sz w:val="20"/>
          <w:szCs w:val="20"/>
        </w:rPr>
        <w:t>o. 6</w:t>
      </w:r>
      <w:bookmarkStart w:id="6" w:name="_GoBack"/>
      <w:bookmarkEnd w:id="6"/>
      <w:del w:id="7" w:author="Microsoft Office User" w:date="2019-06-21T14:16:00Z">
        <w:r w:rsidR="009B3D1C" w:rsidDel="00845EDB">
          <w:rPr>
            <w:rFonts w:ascii="Times New Roman" w:hAnsi="Times New Roman" w:cs="Times New Roman"/>
            <w:sz w:val="20"/>
            <w:szCs w:val="20"/>
          </w:rPr>
          <w:delText xml:space="preserve"> (2009)</w:delText>
        </w:r>
      </w:del>
      <w:r w:rsidR="008066EE" w:rsidRPr="00086083">
        <w:rPr>
          <w:rFonts w:ascii="Times New Roman" w:hAnsi="Times New Roman" w:cs="Times New Roman"/>
          <w:sz w:val="20"/>
          <w:szCs w:val="20"/>
        </w:rPr>
        <w:t>:</w:t>
      </w:r>
      <w:r w:rsidRPr="00086083">
        <w:rPr>
          <w:rFonts w:ascii="Times New Roman" w:hAnsi="Times New Roman" w:cs="Times New Roman"/>
          <w:sz w:val="20"/>
          <w:szCs w:val="20"/>
        </w:rPr>
        <w:t xml:space="preserve"> 57–72.</w:t>
      </w:r>
    </w:p>
    <w:p w14:paraId="56DB8718" w14:textId="216368C8" w:rsidR="002F4C33" w:rsidRPr="00086083" w:rsidRDefault="00B73B0F" w:rsidP="00552EA3">
      <w:pPr>
        <w:pStyle w:val="ListParagraph"/>
        <w:numPr>
          <w:ilvl w:val="0"/>
          <w:numId w:val="4"/>
        </w:numPr>
        <w:jc w:val="both"/>
        <w:rPr>
          <w:rFonts w:ascii="Times New Roman" w:hAnsi="Times New Roman" w:cs="Times New Roman"/>
          <w:sz w:val="20"/>
          <w:szCs w:val="20"/>
        </w:rPr>
      </w:pPr>
      <w:proofErr w:type="spellStart"/>
      <w:r w:rsidRPr="00086083">
        <w:rPr>
          <w:rFonts w:ascii="Times New Roman" w:hAnsi="Times New Roman" w:cs="Times New Roman"/>
          <w:sz w:val="20"/>
          <w:szCs w:val="20"/>
        </w:rPr>
        <w:t>Ogrin</w:t>
      </w:r>
      <w:proofErr w:type="spellEnd"/>
      <w:r w:rsidRPr="00086083">
        <w:rPr>
          <w:rFonts w:ascii="Times New Roman" w:hAnsi="Times New Roman" w:cs="Times New Roman"/>
          <w:sz w:val="20"/>
          <w:szCs w:val="20"/>
        </w:rPr>
        <w:t xml:space="preserve">, Matija, and </w:t>
      </w:r>
      <w:proofErr w:type="spellStart"/>
      <w:r w:rsidRPr="00086083">
        <w:rPr>
          <w:rFonts w:ascii="Times New Roman" w:hAnsi="Times New Roman" w:cs="Times New Roman"/>
          <w:sz w:val="20"/>
          <w:szCs w:val="20"/>
        </w:rPr>
        <w:t>Tomaž</w:t>
      </w:r>
      <w:proofErr w:type="spellEnd"/>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Erjavec</w:t>
      </w:r>
      <w:proofErr w:type="spellEnd"/>
      <w:r w:rsidR="002F4C33" w:rsidRPr="00086083">
        <w:rPr>
          <w:rFonts w:ascii="Times New Roman" w:hAnsi="Times New Roman" w:cs="Times New Roman"/>
          <w:sz w:val="20"/>
          <w:szCs w:val="20"/>
        </w:rPr>
        <w:t xml:space="preserve">. 2009. </w:t>
      </w:r>
      <w:r w:rsidR="00355DB9" w:rsidRPr="00086083">
        <w:rPr>
          <w:rFonts w:ascii="Times New Roman" w:hAnsi="Times New Roman" w:cs="Times New Roman"/>
          <w:sz w:val="20"/>
          <w:szCs w:val="20"/>
        </w:rPr>
        <w:t>“</w:t>
      </w:r>
      <w:proofErr w:type="spellStart"/>
      <w:r w:rsidR="002F4C33" w:rsidRPr="00086083">
        <w:rPr>
          <w:rFonts w:ascii="Times New Roman" w:hAnsi="Times New Roman" w:cs="Times New Roman"/>
          <w:sz w:val="20"/>
          <w:szCs w:val="20"/>
        </w:rPr>
        <w:t>Elektronske</w:t>
      </w:r>
      <w:proofErr w:type="spellEnd"/>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sz w:val="20"/>
          <w:szCs w:val="20"/>
        </w:rPr>
        <w:t>znanstvenokritične</w:t>
      </w:r>
      <w:proofErr w:type="spellEnd"/>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sz w:val="20"/>
          <w:szCs w:val="20"/>
        </w:rPr>
        <w:t>izdaje</w:t>
      </w:r>
      <w:proofErr w:type="spellEnd"/>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sz w:val="20"/>
          <w:szCs w:val="20"/>
        </w:rPr>
        <w:t>slovenskega</w:t>
      </w:r>
      <w:proofErr w:type="spellEnd"/>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sz w:val="20"/>
          <w:szCs w:val="20"/>
        </w:rPr>
        <w:t>slovstva</w:t>
      </w:r>
      <w:proofErr w:type="spellEnd"/>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sz w:val="20"/>
          <w:szCs w:val="20"/>
        </w:rPr>
        <w:t>eZISS</w:t>
      </w:r>
      <w:proofErr w:type="spellEnd"/>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sz w:val="20"/>
          <w:szCs w:val="20"/>
        </w:rPr>
        <w:t>metode</w:t>
      </w:r>
      <w:proofErr w:type="spellEnd"/>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sz w:val="20"/>
          <w:szCs w:val="20"/>
        </w:rPr>
        <w:t>zapisa</w:t>
      </w:r>
      <w:proofErr w:type="spellEnd"/>
      <w:r w:rsidR="002F4C33" w:rsidRPr="00086083">
        <w:rPr>
          <w:rFonts w:ascii="Times New Roman" w:hAnsi="Times New Roman" w:cs="Times New Roman"/>
          <w:sz w:val="20"/>
          <w:szCs w:val="20"/>
        </w:rPr>
        <w:t xml:space="preserve"> in </w:t>
      </w:r>
      <w:proofErr w:type="spellStart"/>
      <w:r w:rsidR="002F4C33" w:rsidRPr="00086083">
        <w:rPr>
          <w:rFonts w:ascii="Times New Roman" w:hAnsi="Times New Roman" w:cs="Times New Roman"/>
          <w:sz w:val="20"/>
          <w:szCs w:val="20"/>
        </w:rPr>
        <w:t>izdaje</w:t>
      </w:r>
      <w:proofErr w:type="spellEnd"/>
      <w:r w:rsidR="002F4C33" w:rsidRPr="00086083">
        <w:rPr>
          <w:rFonts w:ascii="Times New Roman" w:hAnsi="Times New Roman" w:cs="Times New Roman"/>
          <w:sz w:val="20"/>
          <w:szCs w:val="20"/>
        </w:rPr>
        <w:t>.</w:t>
      </w:r>
      <w:r w:rsidR="00355DB9" w:rsidRPr="00086083">
        <w:rPr>
          <w:rFonts w:ascii="Times New Roman" w:hAnsi="Times New Roman" w:cs="Times New Roman"/>
          <w:sz w:val="20"/>
          <w:szCs w:val="20"/>
        </w:rPr>
        <w:t>”</w:t>
      </w:r>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i/>
          <w:sz w:val="20"/>
          <w:szCs w:val="20"/>
        </w:rPr>
        <w:t>Infrastruktura</w:t>
      </w:r>
      <w:proofErr w:type="spellEnd"/>
      <w:r w:rsidR="002F4C33" w:rsidRPr="00086083">
        <w:rPr>
          <w:rFonts w:ascii="Times New Roman" w:hAnsi="Times New Roman" w:cs="Times New Roman"/>
          <w:i/>
          <w:sz w:val="20"/>
          <w:szCs w:val="20"/>
        </w:rPr>
        <w:t xml:space="preserve"> </w:t>
      </w:r>
      <w:proofErr w:type="spellStart"/>
      <w:r w:rsidR="002F4C33" w:rsidRPr="00086083">
        <w:rPr>
          <w:rFonts w:ascii="Times New Roman" w:hAnsi="Times New Roman" w:cs="Times New Roman"/>
          <w:i/>
          <w:sz w:val="20"/>
          <w:szCs w:val="20"/>
        </w:rPr>
        <w:t>slovenščine</w:t>
      </w:r>
      <w:proofErr w:type="spellEnd"/>
      <w:r w:rsidR="002F4C33" w:rsidRPr="00086083">
        <w:rPr>
          <w:rFonts w:ascii="Times New Roman" w:hAnsi="Times New Roman" w:cs="Times New Roman"/>
          <w:i/>
          <w:sz w:val="20"/>
          <w:szCs w:val="20"/>
        </w:rPr>
        <w:t xml:space="preserve"> in </w:t>
      </w:r>
      <w:proofErr w:type="spellStart"/>
      <w:r w:rsidR="002F4C33" w:rsidRPr="00086083">
        <w:rPr>
          <w:rFonts w:ascii="Times New Roman" w:hAnsi="Times New Roman" w:cs="Times New Roman"/>
          <w:i/>
          <w:sz w:val="20"/>
          <w:szCs w:val="20"/>
        </w:rPr>
        <w:t>slovenistike</w:t>
      </w:r>
      <w:proofErr w:type="spellEnd"/>
      <w:r w:rsidR="00410E96">
        <w:rPr>
          <w:rFonts w:ascii="Times New Roman" w:hAnsi="Times New Roman" w:cs="Times New Roman"/>
          <w:sz w:val="20"/>
          <w:szCs w:val="20"/>
        </w:rPr>
        <w:t xml:space="preserve">, </w:t>
      </w:r>
      <w:proofErr w:type="spellStart"/>
      <w:r w:rsidR="00C9138E">
        <w:rPr>
          <w:rFonts w:ascii="Times New Roman" w:hAnsi="Times New Roman" w:cs="Times New Roman"/>
          <w:sz w:val="20"/>
          <w:szCs w:val="20"/>
        </w:rPr>
        <w:t>Simpozij</w:t>
      </w:r>
      <w:proofErr w:type="spellEnd"/>
      <w:r w:rsidR="00C9138E">
        <w:rPr>
          <w:rFonts w:ascii="Times New Roman" w:hAnsi="Times New Roman" w:cs="Times New Roman"/>
          <w:sz w:val="20"/>
          <w:szCs w:val="20"/>
        </w:rPr>
        <w:t xml:space="preserve"> </w:t>
      </w:r>
      <w:proofErr w:type="spellStart"/>
      <w:r w:rsidR="002F4C33" w:rsidRPr="00086083">
        <w:rPr>
          <w:rFonts w:ascii="Times New Roman" w:hAnsi="Times New Roman" w:cs="Times New Roman"/>
          <w:sz w:val="20"/>
          <w:szCs w:val="20"/>
        </w:rPr>
        <w:t>Obdobja</w:t>
      </w:r>
      <w:proofErr w:type="spellEnd"/>
      <w:r w:rsidR="002F4C33" w:rsidRPr="00086083">
        <w:rPr>
          <w:rFonts w:ascii="Times New Roman" w:hAnsi="Times New Roman" w:cs="Times New Roman"/>
          <w:sz w:val="20"/>
          <w:szCs w:val="20"/>
        </w:rPr>
        <w:t xml:space="preserve"> 28</w:t>
      </w:r>
      <w:r w:rsidR="00C9138E">
        <w:rPr>
          <w:rFonts w:ascii="Times New Roman" w:hAnsi="Times New Roman" w:cs="Times New Roman"/>
          <w:sz w:val="20"/>
          <w:szCs w:val="20"/>
        </w:rPr>
        <w:t xml:space="preserve">, edited by Marko </w:t>
      </w:r>
      <w:proofErr w:type="spellStart"/>
      <w:r w:rsidR="00C9138E">
        <w:rPr>
          <w:rFonts w:ascii="Times New Roman" w:hAnsi="Times New Roman" w:cs="Times New Roman"/>
          <w:sz w:val="20"/>
          <w:szCs w:val="20"/>
        </w:rPr>
        <w:t>Stabej</w:t>
      </w:r>
      <w:proofErr w:type="spellEnd"/>
      <w:r w:rsidR="00C9138E">
        <w:rPr>
          <w:rFonts w:ascii="Times New Roman" w:hAnsi="Times New Roman" w:cs="Times New Roman"/>
          <w:sz w:val="20"/>
          <w:szCs w:val="20"/>
        </w:rPr>
        <w:t>,</w:t>
      </w:r>
      <w:r w:rsidR="002F4C33" w:rsidRPr="00086083">
        <w:rPr>
          <w:rFonts w:ascii="Times New Roman" w:hAnsi="Times New Roman" w:cs="Times New Roman"/>
          <w:sz w:val="20"/>
          <w:szCs w:val="20"/>
        </w:rPr>
        <w:t xml:space="preserve"> 123–28. Ljubljana</w:t>
      </w:r>
      <w:r w:rsidR="00410E96">
        <w:rPr>
          <w:rFonts w:ascii="Times New Roman" w:hAnsi="Times New Roman" w:cs="Times New Roman"/>
          <w:sz w:val="20"/>
          <w:szCs w:val="20"/>
        </w:rPr>
        <w:t>:</w:t>
      </w:r>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sz w:val="20"/>
          <w:szCs w:val="20"/>
        </w:rPr>
        <w:t>Znanstvena</w:t>
      </w:r>
      <w:proofErr w:type="spellEnd"/>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sz w:val="20"/>
          <w:szCs w:val="20"/>
        </w:rPr>
        <w:t>založba</w:t>
      </w:r>
      <w:proofErr w:type="spellEnd"/>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sz w:val="20"/>
          <w:szCs w:val="20"/>
        </w:rPr>
        <w:t>Filozofske</w:t>
      </w:r>
      <w:proofErr w:type="spellEnd"/>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sz w:val="20"/>
          <w:szCs w:val="20"/>
        </w:rPr>
        <w:t>fakultete</w:t>
      </w:r>
      <w:proofErr w:type="spellEnd"/>
      <w:r w:rsidR="002F4C33" w:rsidRPr="00086083">
        <w:rPr>
          <w:rFonts w:ascii="Times New Roman" w:hAnsi="Times New Roman" w:cs="Times New Roman"/>
          <w:sz w:val="20"/>
          <w:szCs w:val="20"/>
        </w:rPr>
        <w:t xml:space="preserve">. </w:t>
      </w:r>
      <w:hyperlink r:id="rId19" w:history="1">
        <w:r w:rsidR="002F4C33" w:rsidRPr="00086083">
          <w:rPr>
            <w:rStyle w:val="Hyperlink"/>
            <w:rFonts w:ascii="Times New Roman" w:hAnsi="Times New Roman" w:cs="Times New Roman"/>
            <w:color w:val="auto"/>
            <w:sz w:val="20"/>
            <w:szCs w:val="20"/>
            <w:u w:val="none"/>
          </w:rPr>
          <w:t>http://www.centerslo.net/files/file/simpozij/simp28/Erjavec_Ogrin.pdf</w:t>
        </w:r>
      </w:hyperlink>
      <w:r w:rsidR="002F4C33" w:rsidRPr="00086083">
        <w:rPr>
          <w:rFonts w:ascii="Times New Roman" w:hAnsi="Times New Roman" w:cs="Times New Roman"/>
          <w:sz w:val="20"/>
          <w:szCs w:val="20"/>
        </w:rPr>
        <w:t>.</w:t>
      </w:r>
    </w:p>
    <w:p w14:paraId="5F3AC6AE" w14:textId="71ECFB2B" w:rsidR="002F4C33" w:rsidRPr="00086083" w:rsidRDefault="00B73B0F" w:rsidP="00552EA3">
      <w:pPr>
        <w:pStyle w:val="ListParagraph"/>
        <w:numPr>
          <w:ilvl w:val="0"/>
          <w:numId w:val="4"/>
        </w:numPr>
        <w:jc w:val="both"/>
        <w:rPr>
          <w:rFonts w:ascii="Times New Roman" w:hAnsi="Times New Roman" w:cs="Times New Roman"/>
          <w:sz w:val="20"/>
          <w:szCs w:val="20"/>
          <w:lang w:val="de-DE"/>
        </w:rPr>
      </w:pPr>
      <w:proofErr w:type="spellStart"/>
      <w:r w:rsidRPr="00086083">
        <w:rPr>
          <w:rFonts w:ascii="Times New Roman" w:hAnsi="Times New Roman" w:cs="Times New Roman"/>
          <w:sz w:val="20"/>
          <w:szCs w:val="20"/>
        </w:rPr>
        <w:t>Ogrin</w:t>
      </w:r>
      <w:proofErr w:type="spellEnd"/>
      <w:r w:rsidRPr="00086083">
        <w:rPr>
          <w:rFonts w:ascii="Times New Roman" w:hAnsi="Times New Roman" w:cs="Times New Roman"/>
          <w:sz w:val="20"/>
          <w:szCs w:val="20"/>
        </w:rPr>
        <w:t xml:space="preserve">, Matija, and </w:t>
      </w:r>
      <w:proofErr w:type="spellStart"/>
      <w:r w:rsidR="002F4C33" w:rsidRPr="00086083">
        <w:rPr>
          <w:rFonts w:ascii="Times New Roman" w:hAnsi="Times New Roman" w:cs="Times New Roman"/>
          <w:sz w:val="20"/>
          <w:szCs w:val="20"/>
        </w:rPr>
        <w:t>Andrejka</w:t>
      </w:r>
      <w:proofErr w:type="spellEnd"/>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sz w:val="20"/>
          <w:szCs w:val="20"/>
        </w:rPr>
        <w:t>Žejn</w:t>
      </w:r>
      <w:proofErr w:type="spellEnd"/>
      <w:r w:rsidR="002F4C33" w:rsidRPr="00086083">
        <w:rPr>
          <w:rFonts w:ascii="Times New Roman" w:hAnsi="Times New Roman" w:cs="Times New Roman"/>
          <w:sz w:val="20"/>
          <w:szCs w:val="20"/>
        </w:rPr>
        <w:t xml:space="preserve">. 2016. </w:t>
      </w:r>
      <w:r w:rsidR="00355DB9" w:rsidRPr="00086083">
        <w:rPr>
          <w:rFonts w:ascii="Times New Roman" w:hAnsi="Times New Roman" w:cs="Times New Roman"/>
          <w:sz w:val="20"/>
          <w:szCs w:val="20"/>
        </w:rPr>
        <w:t>“</w:t>
      </w:r>
      <w:proofErr w:type="spellStart"/>
      <w:r w:rsidR="002F4C33" w:rsidRPr="00086083">
        <w:rPr>
          <w:rFonts w:ascii="Times New Roman" w:hAnsi="Times New Roman" w:cs="Times New Roman"/>
          <w:sz w:val="20"/>
          <w:szCs w:val="20"/>
        </w:rPr>
        <w:t>Strojno</w:t>
      </w:r>
      <w:proofErr w:type="spellEnd"/>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sz w:val="20"/>
          <w:szCs w:val="20"/>
        </w:rPr>
        <w:t>podprta</w:t>
      </w:r>
      <w:proofErr w:type="spellEnd"/>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sz w:val="20"/>
          <w:szCs w:val="20"/>
        </w:rPr>
        <w:t>kolacija</w:t>
      </w:r>
      <w:proofErr w:type="spellEnd"/>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sz w:val="20"/>
          <w:szCs w:val="20"/>
        </w:rPr>
        <w:t>slovenskih</w:t>
      </w:r>
      <w:proofErr w:type="spellEnd"/>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sz w:val="20"/>
          <w:szCs w:val="20"/>
        </w:rPr>
        <w:t>rokopisnih</w:t>
      </w:r>
      <w:proofErr w:type="spellEnd"/>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sz w:val="20"/>
          <w:szCs w:val="20"/>
        </w:rPr>
        <w:t>besedil</w:t>
      </w:r>
      <w:proofErr w:type="spellEnd"/>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sz w:val="20"/>
          <w:szCs w:val="20"/>
        </w:rPr>
        <w:t>variantna</w:t>
      </w:r>
      <w:proofErr w:type="spellEnd"/>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sz w:val="20"/>
          <w:szCs w:val="20"/>
        </w:rPr>
        <w:t>mesta</w:t>
      </w:r>
      <w:proofErr w:type="spellEnd"/>
      <w:r w:rsidR="002F4C33" w:rsidRPr="00086083">
        <w:rPr>
          <w:rFonts w:ascii="Times New Roman" w:hAnsi="Times New Roman" w:cs="Times New Roman"/>
          <w:sz w:val="20"/>
          <w:szCs w:val="20"/>
        </w:rPr>
        <w:t xml:space="preserve"> v </w:t>
      </w:r>
      <w:proofErr w:type="spellStart"/>
      <w:r w:rsidR="002F4C33" w:rsidRPr="00086083">
        <w:rPr>
          <w:rFonts w:ascii="Times New Roman" w:hAnsi="Times New Roman" w:cs="Times New Roman"/>
          <w:sz w:val="20"/>
          <w:szCs w:val="20"/>
        </w:rPr>
        <w:t>luči</w:t>
      </w:r>
      <w:proofErr w:type="spellEnd"/>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sz w:val="20"/>
          <w:szCs w:val="20"/>
        </w:rPr>
        <w:t>računalniških</w:t>
      </w:r>
      <w:proofErr w:type="spellEnd"/>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sz w:val="20"/>
          <w:szCs w:val="20"/>
        </w:rPr>
        <w:t>algoritmov</w:t>
      </w:r>
      <w:proofErr w:type="spellEnd"/>
      <w:r w:rsidR="002F4C33" w:rsidRPr="00086083">
        <w:rPr>
          <w:rFonts w:ascii="Times New Roman" w:hAnsi="Times New Roman" w:cs="Times New Roman"/>
          <w:sz w:val="20"/>
          <w:szCs w:val="20"/>
        </w:rPr>
        <w:t xml:space="preserve"> in </w:t>
      </w:r>
      <w:proofErr w:type="spellStart"/>
      <w:r w:rsidR="002F4C33" w:rsidRPr="00086083">
        <w:rPr>
          <w:rFonts w:ascii="Times New Roman" w:hAnsi="Times New Roman" w:cs="Times New Roman"/>
          <w:sz w:val="20"/>
          <w:szCs w:val="20"/>
        </w:rPr>
        <w:t>vizualizacij</w:t>
      </w:r>
      <w:proofErr w:type="spellEnd"/>
      <w:r w:rsidR="002F4C33" w:rsidRPr="00086083">
        <w:rPr>
          <w:rFonts w:ascii="Times New Roman" w:hAnsi="Times New Roman" w:cs="Times New Roman"/>
          <w:sz w:val="20"/>
          <w:szCs w:val="20"/>
        </w:rPr>
        <w:t>.</w:t>
      </w:r>
      <w:r w:rsidR="00355DB9" w:rsidRPr="00086083">
        <w:rPr>
          <w:rFonts w:ascii="Times New Roman" w:hAnsi="Times New Roman" w:cs="Times New Roman"/>
          <w:sz w:val="20"/>
          <w:szCs w:val="20"/>
        </w:rPr>
        <w:t>”</w:t>
      </w:r>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i/>
          <w:sz w:val="20"/>
          <w:szCs w:val="20"/>
        </w:rPr>
        <w:t>Zbornik</w:t>
      </w:r>
      <w:proofErr w:type="spellEnd"/>
      <w:r w:rsidR="002F4C33" w:rsidRPr="00086083">
        <w:rPr>
          <w:rFonts w:ascii="Times New Roman" w:hAnsi="Times New Roman" w:cs="Times New Roman"/>
          <w:i/>
          <w:sz w:val="20"/>
          <w:szCs w:val="20"/>
        </w:rPr>
        <w:t xml:space="preserve"> </w:t>
      </w:r>
      <w:proofErr w:type="spellStart"/>
      <w:r w:rsidR="002F4C33" w:rsidRPr="00086083">
        <w:rPr>
          <w:rFonts w:ascii="Times New Roman" w:hAnsi="Times New Roman" w:cs="Times New Roman"/>
          <w:i/>
          <w:sz w:val="20"/>
          <w:szCs w:val="20"/>
        </w:rPr>
        <w:t>konference</w:t>
      </w:r>
      <w:proofErr w:type="spellEnd"/>
      <w:r w:rsidR="002F4C33" w:rsidRPr="00086083">
        <w:rPr>
          <w:rFonts w:ascii="Times New Roman" w:hAnsi="Times New Roman" w:cs="Times New Roman"/>
          <w:i/>
          <w:sz w:val="20"/>
          <w:szCs w:val="20"/>
        </w:rPr>
        <w:t xml:space="preserve"> </w:t>
      </w:r>
      <w:proofErr w:type="spellStart"/>
      <w:r w:rsidR="002F4C33" w:rsidRPr="00086083">
        <w:rPr>
          <w:rFonts w:ascii="Times New Roman" w:hAnsi="Times New Roman" w:cs="Times New Roman"/>
          <w:i/>
          <w:sz w:val="20"/>
          <w:szCs w:val="20"/>
        </w:rPr>
        <w:t>Jezikovne</w:t>
      </w:r>
      <w:proofErr w:type="spellEnd"/>
      <w:r w:rsidR="002F4C33" w:rsidRPr="00086083">
        <w:rPr>
          <w:rFonts w:ascii="Times New Roman" w:hAnsi="Times New Roman" w:cs="Times New Roman"/>
          <w:i/>
          <w:sz w:val="20"/>
          <w:szCs w:val="20"/>
        </w:rPr>
        <w:t xml:space="preserve"> </w:t>
      </w:r>
      <w:proofErr w:type="spellStart"/>
      <w:r w:rsidR="002F4C33" w:rsidRPr="00086083">
        <w:rPr>
          <w:rFonts w:ascii="Times New Roman" w:hAnsi="Times New Roman" w:cs="Times New Roman"/>
          <w:i/>
          <w:sz w:val="20"/>
          <w:szCs w:val="20"/>
        </w:rPr>
        <w:t>tehnologije</w:t>
      </w:r>
      <w:proofErr w:type="spellEnd"/>
      <w:r w:rsidR="002F4C33" w:rsidRPr="00086083">
        <w:rPr>
          <w:rFonts w:ascii="Times New Roman" w:hAnsi="Times New Roman" w:cs="Times New Roman"/>
          <w:i/>
          <w:sz w:val="20"/>
          <w:szCs w:val="20"/>
        </w:rPr>
        <w:t xml:space="preserve"> in </w:t>
      </w:r>
      <w:proofErr w:type="spellStart"/>
      <w:r w:rsidR="002F4C33" w:rsidRPr="00086083">
        <w:rPr>
          <w:rFonts w:ascii="Times New Roman" w:hAnsi="Times New Roman" w:cs="Times New Roman"/>
          <w:i/>
          <w:sz w:val="20"/>
          <w:szCs w:val="20"/>
        </w:rPr>
        <w:t>digitalna</w:t>
      </w:r>
      <w:proofErr w:type="spellEnd"/>
      <w:r w:rsidR="002F4C33" w:rsidRPr="00086083">
        <w:rPr>
          <w:rFonts w:ascii="Times New Roman" w:hAnsi="Times New Roman" w:cs="Times New Roman"/>
          <w:i/>
          <w:sz w:val="20"/>
          <w:szCs w:val="20"/>
        </w:rPr>
        <w:t xml:space="preserve"> </w:t>
      </w:r>
      <w:proofErr w:type="spellStart"/>
      <w:r w:rsidR="002F4C33" w:rsidRPr="00086083">
        <w:rPr>
          <w:rFonts w:ascii="Times New Roman" w:hAnsi="Times New Roman" w:cs="Times New Roman"/>
          <w:i/>
          <w:sz w:val="20"/>
          <w:szCs w:val="20"/>
        </w:rPr>
        <w:t>humanistika</w:t>
      </w:r>
      <w:proofErr w:type="spellEnd"/>
      <w:r w:rsidR="002F4C33" w:rsidRPr="00086083">
        <w:rPr>
          <w:rFonts w:ascii="Times New Roman" w:hAnsi="Times New Roman" w:cs="Times New Roman"/>
          <w:sz w:val="20"/>
          <w:szCs w:val="20"/>
        </w:rPr>
        <w:t xml:space="preserve">, </w:t>
      </w:r>
      <w:r w:rsidR="009A1E7F">
        <w:rPr>
          <w:rFonts w:ascii="Times New Roman" w:hAnsi="Times New Roman" w:cs="Times New Roman"/>
          <w:sz w:val="20"/>
          <w:szCs w:val="20"/>
        </w:rPr>
        <w:t xml:space="preserve">edited by </w:t>
      </w:r>
      <w:proofErr w:type="spellStart"/>
      <w:r w:rsidR="009A1E7F">
        <w:rPr>
          <w:rFonts w:ascii="Times New Roman" w:hAnsi="Times New Roman" w:cs="Times New Roman"/>
          <w:sz w:val="20"/>
          <w:szCs w:val="20"/>
        </w:rPr>
        <w:t>Tomaž</w:t>
      </w:r>
      <w:proofErr w:type="spellEnd"/>
      <w:r w:rsidR="009A1E7F">
        <w:rPr>
          <w:rFonts w:ascii="Times New Roman" w:hAnsi="Times New Roman" w:cs="Times New Roman"/>
          <w:sz w:val="20"/>
          <w:szCs w:val="20"/>
        </w:rPr>
        <w:t xml:space="preserve"> </w:t>
      </w:r>
      <w:proofErr w:type="spellStart"/>
      <w:r w:rsidR="009A1E7F">
        <w:rPr>
          <w:rFonts w:ascii="Times New Roman" w:hAnsi="Times New Roman" w:cs="Times New Roman"/>
          <w:sz w:val="20"/>
          <w:szCs w:val="20"/>
        </w:rPr>
        <w:t>Erjavec</w:t>
      </w:r>
      <w:proofErr w:type="spellEnd"/>
      <w:r w:rsidR="009A1E7F">
        <w:rPr>
          <w:rFonts w:ascii="Times New Roman" w:hAnsi="Times New Roman" w:cs="Times New Roman"/>
          <w:sz w:val="20"/>
          <w:szCs w:val="20"/>
        </w:rPr>
        <w:t xml:space="preserve"> and </w:t>
      </w:r>
      <w:proofErr w:type="spellStart"/>
      <w:r w:rsidR="009A1E7F">
        <w:rPr>
          <w:rFonts w:ascii="Times New Roman" w:hAnsi="Times New Roman" w:cs="Times New Roman"/>
          <w:sz w:val="20"/>
          <w:szCs w:val="20"/>
        </w:rPr>
        <w:t>Darja</w:t>
      </w:r>
      <w:proofErr w:type="spellEnd"/>
      <w:r w:rsidR="009A1E7F">
        <w:rPr>
          <w:rFonts w:ascii="Times New Roman" w:hAnsi="Times New Roman" w:cs="Times New Roman"/>
          <w:sz w:val="20"/>
          <w:szCs w:val="20"/>
        </w:rPr>
        <w:t xml:space="preserve"> </w:t>
      </w:r>
      <w:proofErr w:type="spellStart"/>
      <w:r w:rsidR="009A1E7F">
        <w:rPr>
          <w:rFonts w:ascii="Times New Roman" w:hAnsi="Times New Roman" w:cs="Times New Roman"/>
          <w:sz w:val="20"/>
          <w:szCs w:val="20"/>
        </w:rPr>
        <w:t>Fišer</w:t>
      </w:r>
      <w:proofErr w:type="spellEnd"/>
      <w:r w:rsidR="009A1E7F">
        <w:rPr>
          <w:rFonts w:ascii="Times New Roman" w:hAnsi="Times New Roman" w:cs="Times New Roman"/>
          <w:sz w:val="20"/>
          <w:szCs w:val="20"/>
        </w:rPr>
        <w:t xml:space="preserve">, </w:t>
      </w:r>
      <w:r w:rsidR="002F4C33" w:rsidRPr="00086083">
        <w:rPr>
          <w:rFonts w:ascii="Times New Roman" w:hAnsi="Times New Roman" w:cs="Times New Roman"/>
          <w:sz w:val="20"/>
          <w:szCs w:val="20"/>
        </w:rPr>
        <w:t>12</w:t>
      </w:r>
      <w:r w:rsidR="009A1E7F">
        <w:rPr>
          <w:rFonts w:ascii="Times New Roman" w:hAnsi="Times New Roman" w:cs="Times New Roman"/>
          <w:sz w:val="20"/>
          <w:szCs w:val="20"/>
        </w:rPr>
        <w:t>5</w:t>
      </w:r>
      <w:r w:rsidR="002F4C33" w:rsidRPr="00086083">
        <w:rPr>
          <w:rFonts w:ascii="Times New Roman" w:hAnsi="Times New Roman" w:cs="Times New Roman"/>
          <w:sz w:val="20"/>
          <w:szCs w:val="20"/>
        </w:rPr>
        <w:t xml:space="preserve">–32. </w:t>
      </w:r>
      <w:r w:rsidR="009A1E7F">
        <w:rPr>
          <w:rFonts w:ascii="Times New Roman" w:hAnsi="Times New Roman" w:cs="Times New Roman"/>
          <w:sz w:val="20"/>
          <w:szCs w:val="20"/>
          <w:lang w:val="de-DE"/>
        </w:rPr>
        <w:t xml:space="preserve">Ljubljana: </w:t>
      </w:r>
      <w:proofErr w:type="spellStart"/>
      <w:r w:rsidR="009A1E7F">
        <w:rPr>
          <w:rFonts w:ascii="Times New Roman" w:hAnsi="Times New Roman" w:cs="Times New Roman"/>
          <w:sz w:val="20"/>
          <w:szCs w:val="20"/>
          <w:lang w:val="de-DE"/>
        </w:rPr>
        <w:t>Znanstvena</w:t>
      </w:r>
      <w:proofErr w:type="spellEnd"/>
      <w:r w:rsidR="009A1E7F">
        <w:rPr>
          <w:rFonts w:ascii="Times New Roman" w:hAnsi="Times New Roman" w:cs="Times New Roman"/>
          <w:sz w:val="20"/>
          <w:szCs w:val="20"/>
          <w:lang w:val="de-DE"/>
        </w:rPr>
        <w:t xml:space="preserve"> </w:t>
      </w:r>
      <w:proofErr w:type="spellStart"/>
      <w:r w:rsidR="009A1E7F">
        <w:rPr>
          <w:rFonts w:ascii="Times New Roman" w:hAnsi="Times New Roman" w:cs="Times New Roman"/>
          <w:sz w:val="20"/>
          <w:szCs w:val="20"/>
          <w:lang w:val="de-DE"/>
        </w:rPr>
        <w:t>založba</w:t>
      </w:r>
      <w:proofErr w:type="spellEnd"/>
      <w:r w:rsidR="009A1E7F">
        <w:rPr>
          <w:rFonts w:ascii="Times New Roman" w:hAnsi="Times New Roman" w:cs="Times New Roman"/>
          <w:sz w:val="20"/>
          <w:szCs w:val="20"/>
          <w:lang w:val="de-DE"/>
        </w:rPr>
        <w:t xml:space="preserve"> </w:t>
      </w:r>
      <w:proofErr w:type="spellStart"/>
      <w:r w:rsidR="009A1E7F">
        <w:rPr>
          <w:rFonts w:ascii="Times New Roman" w:hAnsi="Times New Roman" w:cs="Times New Roman"/>
          <w:sz w:val="20"/>
          <w:szCs w:val="20"/>
          <w:lang w:val="de-DE"/>
        </w:rPr>
        <w:t>Filozofske</w:t>
      </w:r>
      <w:proofErr w:type="spellEnd"/>
      <w:r w:rsidR="009A1E7F">
        <w:rPr>
          <w:rFonts w:ascii="Times New Roman" w:hAnsi="Times New Roman" w:cs="Times New Roman"/>
          <w:sz w:val="20"/>
          <w:szCs w:val="20"/>
          <w:lang w:val="de-DE"/>
        </w:rPr>
        <w:t xml:space="preserve"> </w:t>
      </w:r>
      <w:proofErr w:type="spellStart"/>
      <w:r w:rsidR="009A1E7F">
        <w:rPr>
          <w:rFonts w:ascii="Times New Roman" w:hAnsi="Times New Roman" w:cs="Times New Roman"/>
          <w:sz w:val="20"/>
          <w:szCs w:val="20"/>
          <w:lang w:val="de-DE"/>
        </w:rPr>
        <w:t>fakultete</w:t>
      </w:r>
      <w:proofErr w:type="spellEnd"/>
      <w:r w:rsidR="009A1E7F">
        <w:rPr>
          <w:rFonts w:ascii="Times New Roman" w:hAnsi="Times New Roman" w:cs="Times New Roman"/>
          <w:sz w:val="20"/>
          <w:szCs w:val="20"/>
          <w:lang w:val="de-DE"/>
        </w:rPr>
        <w:t xml:space="preserve">, </w:t>
      </w:r>
      <w:proofErr w:type="spellStart"/>
      <w:r w:rsidR="00552EA3">
        <w:rPr>
          <w:rFonts w:ascii="Times New Roman" w:hAnsi="Times New Roman" w:cs="Times New Roman"/>
          <w:sz w:val="20"/>
          <w:szCs w:val="20"/>
          <w:lang w:val="de-DE"/>
        </w:rPr>
        <w:t>Jožef</w:t>
      </w:r>
      <w:proofErr w:type="spellEnd"/>
      <w:r w:rsidR="00552EA3">
        <w:rPr>
          <w:rFonts w:ascii="Times New Roman" w:hAnsi="Times New Roman" w:cs="Times New Roman"/>
          <w:sz w:val="20"/>
          <w:szCs w:val="20"/>
          <w:lang w:val="de-DE"/>
        </w:rPr>
        <w:t xml:space="preserve"> Stefan Ins</w:t>
      </w:r>
      <w:r w:rsidR="00333A3B">
        <w:rPr>
          <w:rFonts w:ascii="Times New Roman" w:hAnsi="Times New Roman" w:cs="Times New Roman"/>
          <w:sz w:val="20"/>
          <w:szCs w:val="20"/>
          <w:lang w:val="de-DE"/>
        </w:rPr>
        <w:t>titut</w:t>
      </w:r>
      <w:r w:rsidR="00552EA3">
        <w:rPr>
          <w:rFonts w:ascii="Times New Roman" w:hAnsi="Times New Roman" w:cs="Times New Roman"/>
          <w:sz w:val="20"/>
          <w:szCs w:val="20"/>
          <w:lang w:val="de-DE"/>
        </w:rPr>
        <w:t>e</w:t>
      </w:r>
      <w:r w:rsidR="002F4C33" w:rsidRPr="00086083">
        <w:rPr>
          <w:rFonts w:ascii="Times New Roman" w:hAnsi="Times New Roman" w:cs="Times New Roman"/>
          <w:sz w:val="20"/>
          <w:szCs w:val="20"/>
          <w:lang w:val="de-DE"/>
        </w:rPr>
        <w:t>.</w:t>
      </w:r>
    </w:p>
    <w:p w14:paraId="24DF1A70" w14:textId="2333E913" w:rsidR="002F4C33" w:rsidRPr="00086083" w:rsidRDefault="00333A3B" w:rsidP="00552EA3">
      <w:pPr>
        <w:pStyle w:val="ListParagraph"/>
        <w:numPr>
          <w:ilvl w:val="0"/>
          <w:numId w:val="4"/>
        </w:numPr>
        <w:jc w:val="both"/>
        <w:rPr>
          <w:rFonts w:ascii="Times New Roman" w:hAnsi="Times New Roman" w:cs="Times New Roman"/>
          <w:sz w:val="20"/>
          <w:szCs w:val="20"/>
          <w:lang w:val="de-DE"/>
        </w:rPr>
      </w:pPr>
      <w:r>
        <w:rPr>
          <w:rFonts w:ascii="Times New Roman" w:hAnsi="Times New Roman" w:cs="Times New Roman"/>
          <w:sz w:val="20"/>
          <w:szCs w:val="20"/>
          <w:lang w:val="de-DE"/>
        </w:rPr>
        <w:t>“</w:t>
      </w:r>
      <w:r w:rsidR="009B5601" w:rsidRPr="00086083">
        <w:rPr>
          <w:rFonts w:ascii="Times New Roman" w:hAnsi="Times New Roman" w:cs="Times New Roman"/>
          <w:sz w:val="20"/>
          <w:szCs w:val="20"/>
        </w:rPr>
        <w:t>P5 Guidelines – TEI: Text Encoding Initiative</w:t>
      </w:r>
      <w:r w:rsidR="009B5601" w:rsidRPr="00634F8C">
        <w:rPr>
          <w:rFonts w:ascii="Times New Roman" w:hAnsi="Times New Roman" w:cs="Times New Roman"/>
          <w:i/>
          <w:sz w:val="20"/>
          <w:szCs w:val="20"/>
        </w:rPr>
        <w:t>.</w:t>
      </w:r>
      <w:r>
        <w:rPr>
          <w:rFonts w:ascii="Times New Roman" w:hAnsi="Times New Roman" w:cs="Times New Roman"/>
          <w:sz w:val="20"/>
          <w:szCs w:val="20"/>
        </w:rPr>
        <w:t>”</w:t>
      </w:r>
      <w:r w:rsidR="009B5601" w:rsidRPr="00634F8C">
        <w:rPr>
          <w:rFonts w:ascii="Times New Roman" w:hAnsi="Times New Roman" w:cs="Times New Roman"/>
          <w:i/>
          <w:sz w:val="20"/>
          <w:szCs w:val="20"/>
        </w:rPr>
        <w:t xml:space="preserve"> </w:t>
      </w:r>
      <w:r w:rsidR="009B5601" w:rsidRPr="00086083">
        <w:rPr>
          <w:rFonts w:ascii="Times New Roman" w:hAnsi="Times New Roman" w:cs="Times New Roman"/>
          <w:i/>
          <w:sz w:val="20"/>
          <w:szCs w:val="20"/>
        </w:rPr>
        <w:t>TEI Consortium</w:t>
      </w:r>
      <w:r w:rsidR="009B5601" w:rsidRPr="00CC6376">
        <w:rPr>
          <w:rFonts w:ascii="Times New Roman" w:hAnsi="Times New Roman" w:cs="Times New Roman"/>
          <w:sz w:val="20"/>
          <w:szCs w:val="20"/>
        </w:rPr>
        <w:t>.</w:t>
      </w:r>
      <w:r w:rsidR="009B5601">
        <w:rPr>
          <w:rFonts w:ascii="Times New Roman" w:hAnsi="Times New Roman" w:cs="Times New Roman"/>
          <w:sz w:val="20"/>
          <w:szCs w:val="20"/>
        </w:rPr>
        <w:t xml:space="preserve"> </w:t>
      </w:r>
      <w:hyperlink r:id="rId20" w:history="1">
        <w:r w:rsidR="009B5601" w:rsidRPr="00634F8C">
          <w:rPr>
            <w:rStyle w:val="Hyperlink"/>
            <w:rFonts w:ascii="Times New Roman" w:hAnsi="Times New Roman" w:cs="Times New Roman"/>
            <w:color w:val="auto"/>
            <w:sz w:val="20"/>
            <w:szCs w:val="20"/>
            <w:u w:val="none"/>
          </w:rPr>
          <w:t>http://www.tei-c.org/Guidelines/P5/</w:t>
        </w:r>
      </w:hyperlink>
      <w:r w:rsidR="009B5601">
        <w:rPr>
          <w:rStyle w:val="Hyperlink"/>
          <w:rFonts w:ascii="Times New Roman" w:hAnsi="Times New Roman" w:cs="Times New Roman"/>
          <w:color w:val="auto"/>
          <w:sz w:val="20"/>
          <w:szCs w:val="20"/>
          <w:u w:val="none"/>
        </w:rPr>
        <w:t>.</w:t>
      </w:r>
    </w:p>
    <w:p w14:paraId="660A01DB" w14:textId="0100A77C" w:rsidR="002F4C33" w:rsidRPr="00086083" w:rsidRDefault="002F4C33" w:rsidP="00552EA3">
      <w:pPr>
        <w:pStyle w:val="ListParagraph"/>
        <w:numPr>
          <w:ilvl w:val="0"/>
          <w:numId w:val="4"/>
        </w:numPr>
        <w:jc w:val="both"/>
        <w:rPr>
          <w:rFonts w:ascii="Times New Roman" w:hAnsi="Times New Roman" w:cs="Times New Roman"/>
          <w:sz w:val="20"/>
          <w:szCs w:val="20"/>
        </w:rPr>
      </w:pPr>
      <w:proofErr w:type="spellStart"/>
      <w:r w:rsidRPr="00086083">
        <w:rPr>
          <w:rFonts w:ascii="Times New Roman" w:hAnsi="Times New Roman" w:cs="Times New Roman"/>
          <w:sz w:val="20"/>
          <w:szCs w:val="20"/>
          <w:lang w:val="de-DE"/>
        </w:rPr>
        <w:t>Rosselli</w:t>
      </w:r>
      <w:proofErr w:type="spellEnd"/>
      <w:r w:rsidRPr="00086083">
        <w:rPr>
          <w:rFonts w:ascii="Times New Roman" w:hAnsi="Times New Roman" w:cs="Times New Roman"/>
          <w:sz w:val="20"/>
          <w:szCs w:val="20"/>
          <w:lang w:val="de-DE"/>
        </w:rPr>
        <w:t xml:space="preserve"> Del </w:t>
      </w:r>
      <w:proofErr w:type="spellStart"/>
      <w:r w:rsidRPr="00086083">
        <w:rPr>
          <w:rFonts w:ascii="Times New Roman" w:hAnsi="Times New Roman" w:cs="Times New Roman"/>
          <w:sz w:val="20"/>
          <w:szCs w:val="20"/>
          <w:lang w:val="de-DE"/>
        </w:rPr>
        <w:t>Turco</w:t>
      </w:r>
      <w:proofErr w:type="spellEnd"/>
      <w:r w:rsidRPr="00086083">
        <w:rPr>
          <w:rFonts w:ascii="Times New Roman" w:hAnsi="Times New Roman" w:cs="Times New Roman"/>
          <w:sz w:val="20"/>
          <w:szCs w:val="20"/>
          <w:lang w:val="de-DE"/>
        </w:rPr>
        <w:t>,</w:t>
      </w:r>
      <w:r w:rsidR="00AE3CD4" w:rsidRPr="00086083">
        <w:rPr>
          <w:rFonts w:ascii="Times New Roman" w:hAnsi="Times New Roman" w:cs="Times New Roman"/>
          <w:sz w:val="20"/>
          <w:szCs w:val="20"/>
          <w:lang w:val="de-DE"/>
        </w:rPr>
        <w:t xml:space="preserve"> Roberto</w:t>
      </w:r>
      <w:r w:rsidR="00974C75" w:rsidRPr="00086083">
        <w:rPr>
          <w:rFonts w:ascii="Times New Roman" w:hAnsi="Times New Roman" w:cs="Times New Roman"/>
          <w:sz w:val="20"/>
          <w:szCs w:val="20"/>
          <w:lang w:val="de-DE"/>
        </w:rPr>
        <w:t>,</w:t>
      </w:r>
      <w:r w:rsidRPr="00086083">
        <w:rPr>
          <w:rFonts w:ascii="Times New Roman" w:hAnsi="Times New Roman" w:cs="Times New Roman"/>
          <w:sz w:val="20"/>
          <w:szCs w:val="20"/>
          <w:lang w:val="de-DE"/>
        </w:rPr>
        <w:t xml:space="preserve"> Giancarlo </w:t>
      </w:r>
      <w:proofErr w:type="spellStart"/>
      <w:r w:rsidRPr="00086083">
        <w:rPr>
          <w:rFonts w:ascii="Times New Roman" w:hAnsi="Times New Roman" w:cs="Times New Roman"/>
          <w:sz w:val="20"/>
          <w:szCs w:val="20"/>
          <w:lang w:val="de-DE"/>
        </w:rPr>
        <w:t>Buomprisco</w:t>
      </w:r>
      <w:proofErr w:type="spellEnd"/>
      <w:r w:rsidRPr="00086083">
        <w:rPr>
          <w:rFonts w:ascii="Times New Roman" w:hAnsi="Times New Roman" w:cs="Times New Roman"/>
          <w:sz w:val="20"/>
          <w:szCs w:val="20"/>
          <w:lang w:val="de-DE"/>
        </w:rPr>
        <w:t>, Chiara Di Pietro, Ju</w:t>
      </w:r>
      <w:r w:rsidR="00AE3CD4" w:rsidRPr="00086083">
        <w:rPr>
          <w:rFonts w:ascii="Times New Roman" w:hAnsi="Times New Roman" w:cs="Times New Roman"/>
          <w:sz w:val="20"/>
          <w:szCs w:val="20"/>
          <w:lang w:val="de-DE"/>
        </w:rPr>
        <w:t xml:space="preserve">lia Kenny, Raffaele </w:t>
      </w:r>
      <w:proofErr w:type="spellStart"/>
      <w:r w:rsidR="00AE3CD4" w:rsidRPr="00086083">
        <w:rPr>
          <w:rFonts w:ascii="Times New Roman" w:hAnsi="Times New Roman" w:cs="Times New Roman"/>
          <w:sz w:val="20"/>
          <w:szCs w:val="20"/>
          <w:lang w:val="de-DE"/>
        </w:rPr>
        <w:t>Masotti</w:t>
      </w:r>
      <w:proofErr w:type="spellEnd"/>
      <w:r w:rsidR="00AE3CD4" w:rsidRPr="00086083">
        <w:rPr>
          <w:rFonts w:ascii="Times New Roman" w:hAnsi="Times New Roman" w:cs="Times New Roman"/>
          <w:sz w:val="20"/>
          <w:szCs w:val="20"/>
          <w:lang w:val="de-DE"/>
        </w:rPr>
        <w:t>,</w:t>
      </w:r>
      <w:r w:rsidRPr="00086083">
        <w:rPr>
          <w:rFonts w:ascii="Times New Roman" w:hAnsi="Times New Roman" w:cs="Times New Roman"/>
          <w:sz w:val="20"/>
          <w:szCs w:val="20"/>
          <w:lang w:val="de-DE"/>
        </w:rPr>
        <w:t xml:space="preserve"> </w:t>
      </w:r>
      <w:proofErr w:type="spellStart"/>
      <w:r w:rsidR="00974C75" w:rsidRPr="00086083">
        <w:rPr>
          <w:rFonts w:ascii="Times New Roman" w:hAnsi="Times New Roman" w:cs="Times New Roman"/>
          <w:sz w:val="20"/>
          <w:szCs w:val="20"/>
          <w:lang w:val="de-DE"/>
        </w:rPr>
        <w:t>and</w:t>
      </w:r>
      <w:proofErr w:type="spellEnd"/>
      <w:r w:rsidR="00974C75" w:rsidRPr="00086083">
        <w:rPr>
          <w:rFonts w:ascii="Times New Roman" w:hAnsi="Times New Roman" w:cs="Times New Roman"/>
          <w:sz w:val="20"/>
          <w:szCs w:val="20"/>
          <w:lang w:val="de-DE"/>
        </w:rPr>
        <w:t xml:space="preserve"> </w:t>
      </w:r>
      <w:proofErr w:type="spellStart"/>
      <w:r w:rsidRPr="00086083">
        <w:rPr>
          <w:rFonts w:ascii="Times New Roman" w:hAnsi="Times New Roman" w:cs="Times New Roman"/>
          <w:sz w:val="20"/>
          <w:szCs w:val="20"/>
          <w:lang w:val="de-DE"/>
        </w:rPr>
        <w:t>Jacopo</w:t>
      </w:r>
      <w:proofErr w:type="spellEnd"/>
      <w:r w:rsidRPr="00086083">
        <w:rPr>
          <w:rFonts w:ascii="Times New Roman" w:hAnsi="Times New Roman" w:cs="Times New Roman"/>
          <w:sz w:val="20"/>
          <w:szCs w:val="20"/>
          <w:lang w:val="de-DE"/>
        </w:rPr>
        <w:t xml:space="preserve"> </w:t>
      </w:r>
      <w:proofErr w:type="spellStart"/>
      <w:r w:rsidRPr="00086083">
        <w:rPr>
          <w:rFonts w:ascii="Times New Roman" w:hAnsi="Times New Roman" w:cs="Times New Roman"/>
          <w:sz w:val="20"/>
          <w:szCs w:val="20"/>
          <w:lang w:val="de-DE"/>
        </w:rPr>
        <w:t>Pugliese</w:t>
      </w:r>
      <w:proofErr w:type="spellEnd"/>
      <w:r w:rsidRPr="00086083">
        <w:rPr>
          <w:rFonts w:ascii="Times New Roman" w:hAnsi="Times New Roman" w:cs="Times New Roman"/>
          <w:sz w:val="20"/>
          <w:szCs w:val="20"/>
          <w:lang w:val="de-DE"/>
        </w:rPr>
        <w:t xml:space="preserve">. </w:t>
      </w:r>
      <w:r w:rsidRPr="00086083">
        <w:rPr>
          <w:rFonts w:ascii="Times New Roman" w:hAnsi="Times New Roman" w:cs="Times New Roman"/>
          <w:sz w:val="20"/>
          <w:szCs w:val="20"/>
        </w:rPr>
        <w:t xml:space="preserve">2014. </w:t>
      </w:r>
      <w:r w:rsidR="00355DB9" w:rsidRPr="00086083">
        <w:rPr>
          <w:rFonts w:ascii="Times New Roman" w:hAnsi="Times New Roman" w:cs="Times New Roman"/>
          <w:sz w:val="20"/>
          <w:szCs w:val="20"/>
        </w:rPr>
        <w:t>“</w:t>
      </w:r>
      <w:r w:rsidRPr="00086083">
        <w:rPr>
          <w:rFonts w:ascii="Times New Roman" w:hAnsi="Times New Roman" w:cs="Times New Roman"/>
          <w:sz w:val="20"/>
          <w:szCs w:val="20"/>
        </w:rPr>
        <w:t>Edition Visualization Technology: A Simple Tool to Visualize TEI-based Digital Editions.</w:t>
      </w:r>
      <w:r w:rsidR="00355DB9" w:rsidRPr="00086083">
        <w:rPr>
          <w:rFonts w:ascii="Times New Roman" w:hAnsi="Times New Roman" w:cs="Times New Roman"/>
          <w:sz w:val="20"/>
          <w:szCs w:val="20"/>
        </w:rPr>
        <w:t>”</w:t>
      </w:r>
      <w:r w:rsidRPr="00086083">
        <w:rPr>
          <w:rFonts w:ascii="Times New Roman" w:hAnsi="Times New Roman" w:cs="Times New Roman"/>
          <w:sz w:val="20"/>
          <w:szCs w:val="20"/>
        </w:rPr>
        <w:t xml:space="preserve"> </w:t>
      </w:r>
      <w:r w:rsidRPr="00086083">
        <w:rPr>
          <w:rFonts w:ascii="Times New Roman" w:hAnsi="Times New Roman" w:cs="Times New Roman"/>
          <w:i/>
          <w:iCs/>
          <w:sz w:val="20"/>
          <w:szCs w:val="20"/>
        </w:rPr>
        <w:t xml:space="preserve">Journal </w:t>
      </w:r>
      <w:r w:rsidR="00355DB9" w:rsidRPr="00086083">
        <w:rPr>
          <w:rFonts w:ascii="Times New Roman" w:hAnsi="Times New Roman" w:cs="Times New Roman"/>
          <w:i/>
          <w:iCs/>
          <w:sz w:val="20"/>
          <w:szCs w:val="20"/>
        </w:rPr>
        <w:t>of the Text Encoding Initiative</w:t>
      </w:r>
      <w:r w:rsidR="00355DB9" w:rsidRPr="00086083">
        <w:rPr>
          <w:rFonts w:ascii="Times New Roman" w:hAnsi="Times New Roman" w:cs="Times New Roman"/>
          <w:sz w:val="20"/>
          <w:szCs w:val="20"/>
        </w:rPr>
        <w:t xml:space="preserve"> 8.</w:t>
      </w:r>
      <w:r w:rsidRPr="00086083">
        <w:rPr>
          <w:rFonts w:ascii="Times New Roman" w:hAnsi="Times New Roman" w:cs="Times New Roman"/>
          <w:sz w:val="20"/>
          <w:szCs w:val="20"/>
        </w:rPr>
        <w:t xml:space="preserve"> </w:t>
      </w:r>
      <w:hyperlink r:id="rId21" w:history="1">
        <w:r w:rsidRPr="00086083">
          <w:rPr>
            <w:rStyle w:val="Hyperlink"/>
            <w:rFonts w:ascii="Times New Roman" w:hAnsi="Times New Roman" w:cs="Times New Roman"/>
            <w:color w:val="auto"/>
            <w:sz w:val="20"/>
            <w:szCs w:val="20"/>
            <w:u w:val="none"/>
          </w:rPr>
          <w:t>https://journals.openedition.org/jtei/1077</w:t>
        </w:r>
      </w:hyperlink>
      <w:r w:rsidRPr="00086083">
        <w:rPr>
          <w:rFonts w:ascii="Times New Roman" w:hAnsi="Times New Roman" w:cs="Times New Roman"/>
          <w:sz w:val="20"/>
          <w:szCs w:val="20"/>
        </w:rPr>
        <w:t>.</w:t>
      </w:r>
    </w:p>
    <w:p w14:paraId="41070903" w14:textId="77777777" w:rsidR="009B5601" w:rsidRDefault="009B5601" w:rsidP="00552EA3">
      <w:pPr>
        <w:pStyle w:val="ListParagraph"/>
        <w:numPr>
          <w:ilvl w:val="0"/>
          <w:numId w:val="4"/>
        </w:numPr>
        <w:jc w:val="both"/>
        <w:rPr>
          <w:rFonts w:ascii="Times New Roman" w:hAnsi="Times New Roman" w:cs="Times New Roman"/>
          <w:sz w:val="20"/>
          <w:szCs w:val="20"/>
          <w:lang w:val="de-DE"/>
        </w:rPr>
      </w:pPr>
      <w:proofErr w:type="spellStart"/>
      <w:r w:rsidRPr="0016185C">
        <w:rPr>
          <w:rFonts w:ascii="Times New Roman" w:hAnsi="Times New Roman" w:cs="Times New Roman"/>
          <w:sz w:val="20"/>
          <w:szCs w:val="20"/>
          <w:lang w:val="de-DE"/>
        </w:rPr>
        <w:t>Sahle</w:t>
      </w:r>
      <w:proofErr w:type="spellEnd"/>
      <w:r w:rsidRPr="0016185C">
        <w:rPr>
          <w:rFonts w:ascii="Times New Roman" w:hAnsi="Times New Roman" w:cs="Times New Roman"/>
          <w:sz w:val="20"/>
          <w:szCs w:val="20"/>
          <w:lang w:val="de-DE"/>
        </w:rPr>
        <w:t xml:space="preserve">, Patrick. 2013. </w:t>
      </w:r>
      <w:r w:rsidRPr="0016185C">
        <w:rPr>
          <w:rFonts w:ascii="Times New Roman" w:hAnsi="Times New Roman" w:cs="Times New Roman"/>
          <w:i/>
          <w:iCs/>
          <w:sz w:val="20"/>
          <w:szCs w:val="20"/>
          <w:lang w:val="de-DE"/>
        </w:rPr>
        <w:t>Digitale Editionsformen. Zum Umgang mit der Überlieferung unter den Bedingungen des Medienwandels. Teil 1: Das typografische Erbe.</w:t>
      </w:r>
      <w:r w:rsidRPr="0016185C">
        <w:rPr>
          <w:rFonts w:ascii="Times New Roman" w:hAnsi="Times New Roman" w:cs="Times New Roman"/>
          <w:sz w:val="20"/>
          <w:szCs w:val="20"/>
          <w:lang w:val="de-DE"/>
        </w:rPr>
        <w:t xml:space="preserve"> </w:t>
      </w:r>
      <w:r w:rsidRPr="009D24B2">
        <w:rPr>
          <w:rFonts w:ascii="Times New Roman" w:hAnsi="Times New Roman" w:cs="Times New Roman"/>
          <w:sz w:val="20"/>
          <w:szCs w:val="20"/>
          <w:lang w:val="de-DE"/>
        </w:rPr>
        <w:t>Norderstedt</w:t>
      </w:r>
      <w:r w:rsidRPr="0016185C">
        <w:rPr>
          <w:rFonts w:ascii="Times New Roman" w:hAnsi="Times New Roman" w:cs="Times New Roman"/>
          <w:sz w:val="20"/>
          <w:szCs w:val="20"/>
          <w:lang w:val="de-DE"/>
        </w:rPr>
        <w:t xml:space="preserve">: </w:t>
      </w:r>
      <w:proofErr w:type="spellStart"/>
      <w:r w:rsidRPr="0016185C">
        <w:rPr>
          <w:rFonts w:ascii="Times New Roman" w:hAnsi="Times New Roman" w:cs="Times New Roman"/>
          <w:sz w:val="20"/>
          <w:szCs w:val="20"/>
          <w:lang w:val="de-DE"/>
        </w:rPr>
        <w:t>BoD</w:t>
      </w:r>
      <w:proofErr w:type="spellEnd"/>
      <w:r w:rsidRPr="0016185C">
        <w:rPr>
          <w:rFonts w:ascii="Times New Roman" w:hAnsi="Times New Roman" w:cs="Times New Roman"/>
          <w:sz w:val="20"/>
          <w:szCs w:val="20"/>
          <w:lang w:val="de-DE"/>
        </w:rPr>
        <w:t xml:space="preserve">. </w:t>
      </w:r>
    </w:p>
    <w:p w14:paraId="06530D31" w14:textId="21FE0379" w:rsidR="00DE72D5" w:rsidRPr="00086083" w:rsidRDefault="00DE72D5" w:rsidP="00552EA3">
      <w:pPr>
        <w:pStyle w:val="ListParagraph"/>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t>TEI Consortium</w:t>
      </w:r>
      <w:r w:rsidR="00F47AE1">
        <w:rPr>
          <w:rFonts w:ascii="Times New Roman" w:hAnsi="Times New Roman" w:cs="Times New Roman"/>
          <w:sz w:val="20"/>
          <w:szCs w:val="20"/>
        </w:rPr>
        <w:t xml:space="preserve">. </w:t>
      </w:r>
      <w:r w:rsidRPr="00086083">
        <w:rPr>
          <w:rFonts w:ascii="Times New Roman" w:hAnsi="Times New Roman" w:cs="Times New Roman"/>
          <w:sz w:val="20"/>
          <w:szCs w:val="20"/>
        </w:rPr>
        <w:t xml:space="preserve">2018. </w:t>
      </w:r>
      <w:r w:rsidRPr="00086083">
        <w:rPr>
          <w:rFonts w:ascii="Times New Roman" w:hAnsi="Times New Roman" w:cs="Times New Roman"/>
          <w:i/>
          <w:sz w:val="20"/>
          <w:szCs w:val="20"/>
        </w:rPr>
        <w:t>TEI P5: Guidelines for Electronic Text Encoding and Interchange</w:t>
      </w:r>
      <w:r w:rsidRPr="00086083">
        <w:rPr>
          <w:rFonts w:ascii="Times New Roman" w:hAnsi="Times New Roman" w:cs="Times New Roman"/>
          <w:sz w:val="20"/>
          <w:szCs w:val="20"/>
        </w:rPr>
        <w:t>. Version 3.3.0. [31 Jan. 2018].</w:t>
      </w:r>
    </w:p>
    <w:p w14:paraId="4942450E" w14:textId="0E5FFD1C" w:rsidR="00B66F6A" w:rsidRDefault="00B66F6A" w:rsidP="00086083">
      <w:pPr>
        <w:pStyle w:val="ListParagraph"/>
        <w:rPr>
          <w:rFonts w:ascii="Times New Roman" w:hAnsi="Times New Roman" w:cs="Times New Roman"/>
        </w:rPr>
      </w:pPr>
    </w:p>
    <w:p w14:paraId="3A965ECD" w14:textId="77777777" w:rsidR="00333A3B" w:rsidRDefault="00333A3B" w:rsidP="00086083">
      <w:pPr>
        <w:spacing w:line="360" w:lineRule="auto"/>
        <w:jc w:val="center"/>
        <w:rPr>
          <w:rFonts w:ascii="Times New Roman" w:hAnsi="Times New Roman" w:cs="Times New Roman"/>
          <w:sz w:val="20"/>
          <w:szCs w:val="20"/>
        </w:rPr>
      </w:pPr>
    </w:p>
    <w:p w14:paraId="7D1BC5BA" w14:textId="1A654887" w:rsidR="00636709" w:rsidRPr="00086083" w:rsidRDefault="00A67E81" w:rsidP="00086083">
      <w:pPr>
        <w:spacing w:line="360" w:lineRule="auto"/>
        <w:jc w:val="center"/>
        <w:rPr>
          <w:rFonts w:ascii="Times New Roman" w:hAnsi="Times New Roman" w:cs="Times New Roman"/>
          <w:sz w:val="20"/>
          <w:szCs w:val="20"/>
        </w:rPr>
      </w:pPr>
      <w:r w:rsidRPr="00086083">
        <w:rPr>
          <w:rFonts w:ascii="Times New Roman" w:hAnsi="Times New Roman" w:cs="Times New Roman"/>
          <w:sz w:val="20"/>
          <w:szCs w:val="20"/>
        </w:rPr>
        <w:t xml:space="preserve">Nina </w:t>
      </w:r>
      <w:proofErr w:type="spellStart"/>
      <w:r w:rsidRPr="00086083">
        <w:rPr>
          <w:rFonts w:ascii="Times New Roman" w:hAnsi="Times New Roman" w:cs="Times New Roman"/>
          <w:sz w:val="20"/>
          <w:szCs w:val="20"/>
        </w:rPr>
        <w:t>Ditmajer</w:t>
      </w:r>
      <w:proofErr w:type="spellEnd"/>
      <w:r w:rsidRPr="00086083">
        <w:rPr>
          <w:rFonts w:ascii="Times New Roman" w:hAnsi="Times New Roman" w:cs="Times New Roman"/>
          <w:sz w:val="20"/>
          <w:szCs w:val="20"/>
        </w:rPr>
        <w:t xml:space="preserve">, Matija </w:t>
      </w:r>
      <w:proofErr w:type="spellStart"/>
      <w:r w:rsidRPr="00086083">
        <w:rPr>
          <w:rFonts w:ascii="Times New Roman" w:hAnsi="Times New Roman" w:cs="Times New Roman"/>
          <w:sz w:val="20"/>
          <w:szCs w:val="20"/>
        </w:rPr>
        <w:t>Ogrin</w:t>
      </w:r>
      <w:proofErr w:type="spellEnd"/>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Tomaž</w:t>
      </w:r>
      <w:proofErr w:type="spellEnd"/>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Erjavec</w:t>
      </w:r>
      <w:proofErr w:type="spellEnd"/>
    </w:p>
    <w:p w14:paraId="3FD7F3A0" w14:textId="7E2DC7FC" w:rsidR="00636709" w:rsidRPr="00086083" w:rsidRDefault="00A67E81" w:rsidP="00086083">
      <w:pPr>
        <w:spacing w:line="360" w:lineRule="auto"/>
        <w:jc w:val="center"/>
        <w:rPr>
          <w:rFonts w:ascii="Times New Roman" w:hAnsi="Times New Roman" w:cs="Times New Roman"/>
          <w:sz w:val="20"/>
          <w:szCs w:val="20"/>
        </w:rPr>
      </w:pPr>
      <w:r w:rsidRPr="00086083">
        <w:rPr>
          <w:rFonts w:ascii="Times New Roman" w:hAnsi="Times New Roman" w:cs="Times New Roman"/>
          <w:sz w:val="20"/>
          <w:szCs w:val="20"/>
        </w:rPr>
        <w:t>ENCODING TEXTUAL VARIANTS OF THE EARLY MODERN SLOVENIAN POETIC TEXTS IN TEI</w:t>
      </w:r>
    </w:p>
    <w:p w14:paraId="42201A08" w14:textId="21A5E79F" w:rsidR="00EB287C" w:rsidRPr="00086083" w:rsidRDefault="00A67E81" w:rsidP="00086083">
      <w:pPr>
        <w:spacing w:line="360" w:lineRule="auto"/>
        <w:jc w:val="center"/>
        <w:rPr>
          <w:rFonts w:ascii="Times New Roman" w:hAnsi="Times New Roman" w:cs="Times New Roman"/>
          <w:sz w:val="20"/>
          <w:szCs w:val="20"/>
        </w:rPr>
      </w:pPr>
      <w:r w:rsidRPr="00086083">
        <w:rPr>
          <w:rFonts w:ascii="Times New Roman" w:hAnsi="Times New Roman" w:cs="Times New Roman"/>
          <w:sz w:val="20"/>
          <w:szCs w:val="20"/>
        </w:rPr>
        <w:t>SUMMARY</w:t>
      </w:r>
    </w:p>
    <w:p w14:paraId="649369FD" w14:textId="74B37AA0" w:rsidR="00EB287C" w:rsidRPr="00086083" w:rsidRDefault="005C553A" w:rsidP="00086083">
      <w:pPr>
        <w:spacing w:line="360" w:lineRule="auto"/>
        <w:jc w:val="both"/>
        <w:rPr>
          <w:rFonts w:ascii="Times New Roman" w:hAnsi="Times New Roman" w:cs="Times New Roman"/>
          <w:sz w:val="20"/>
          <w:szCs w:val="20"/>
        </w:rPr>
      </w:pPr>
      <w:r>
        <w:rPr>
          <w:rFonts w:ascii="Times New Roman" w:hAnsi="Times New Roman" w:cs="Times New Roman"/>
          <w:sz w:val="20"/>
          <w:szCs w:val="20"/>
        </w:rPr>
        <w:tab/>
      </w:r>
      <w:r w:rsidR="00EB287C" w:rsidRPr="00086083">
        <w:rPr>
          <w:rFonts w:ascii="Times New Roman" w:hAnsi="Times New Roman" w:cs="Times New Roman"/>
          <w:sz w:val="20"/>
          <w:szCs w:val="20"/>
        </w:rPr>
        <w:t>In the process of textual transmission (</w:t>
      </w:r>
      <w:proofErr w:type="spellStart"/>
      <w:r w:rsidR="00EB287C" w:rsidRPr="00086083">
        <w:rPr>
          <w:rFonts w:ascii="Times New Roman" w:hAnsi="Times New Roman" w:cs="Times New Roman"/>
          <w:i/>
          <w:sz w:val="20"/>
          <w:szCs w:val="20"/>
        </w:rPr>
        <w:t>Textüberlieferung</w:t>
      </w:r>
      <w:proofErr w:type="spellEnd"/>
      <w:r w:rsidR="00EB287C" w:rsidRPr="00086083">
        <w:rPr>
          <w:rFonts w:ascii="Times New Roman" w:hAnsi="Times New Roman" w:cs="Times New Roman"/>
          <w:sz w:val="20"/>
          <w:szCs w:val="20"/>
        </w:rPr>
        <w:t>), many textual variations appear in the text, which are called (variant) readings (</w:t>
      </w:r>
      <w:proofErr w:type="spellStart"/>
      <w:r w:rsidR="00EB287C" w:rsidRPr="00086083">
        <w:rPr>
          <w:rFonts w:ascii="Times New Roman" w:hAnsi="Times New Roman" w:cs="Times New Roman"/>
          <w:i/>
          <w:sz w:val="20"/>
          <w:szCs w:val="20"/>
        </w:rPr>
        <w:t>Lesarten</w:t>
      </w:r>
      <w:proofErr w:type="spellEnd"/>
      <w:r w:rsidR="00EB287C" w:rsidRPr="00086083">
        <w:rPr>
          <w:rFonts w:ascii="Times New Roman" w:hAnsi="Times New Roman" w:cs="Times New Roman"/>
          <w:sz w:val="20"/>
          <w:szCs w:val="20"/>
        </w:rPr>
        <w:t>) or variants (</w:t>
      </w:r>
      <w:proofErr w:type="spellStart"/>
      <w:r w:rsidR="00EB287C" w:rsidRPr="00086083">
        <w:rPr>
          <w:rFonts w:ascii="Times New Roman" w:hAnsi="Times New Roman" w:cs="Times New Roman"/>
          <w:i/>
          <w:sz w:val="20"/>
          <w:szCs w:val="20"/>
        </w:rPr>
        <w:t>Überlieferungsvarianten</w:t>
      </w:r>
      <w:proofErr w:type="spellEnd"/>
      <w:r w:rsidR="00EB287C" w:rsidRPr="00086083">
        <w:rPr>
          <w:rFonts w:ascii="Times New Roman" w:hAnsi="Times New Roman" w:cs="Times New Roman"/>
          <w:sz w:val="20"/>
          <w:szCs w:val="20"/>
        </w:rPr>
        <w:t xml:space="preserve">). The problem of textual variation in Slovenian literary history, which is particularly evident in numerous handwritten and printed hymn books, only appears in the early modern age, especially in the Baroque era. Hymnal texts were transmitted among the people both through oral and written traditions. In the present paper, taking as an example the diplomatic transcript of </w:t>
      </w:r>
      <w:proofErr w:type="spellStart"/>
      <w:r w:rsidR="00EB287C" w:rsidRPr="00086083">
        <w:rPr>
          <w:rFonts w:ascii="Times New Roman" w:hAnsi="Times New Roman" w:cs="Times New Roman"/>
          <w:sz w:val="20"/>
          <w:szCs w:val="20"/>
        </w:rPr>
        <w:t>Foglar’s</w:t>
      </w:r>
      <w:proofErr w:type="spellEnd"/>
      <w:r w:rsidR="00EB287C" w:rsidRPr="00086083">
        <w:rPr>
          <w:rFonts w:ascii="Times New Roman" w:hAnsi="Times New Roman" w:cs="Times New Roman"/>
          <w:sz w:val="20"/>
          <w:szCs w:val="20"/>
        </w:rPr>
        <w:t xml:space="preserve"> hymn book, we present the question of encoding the variant readings of this hymnal text as reflected in its handwritten and printed versions according to the </w:t>
      </w:r>
      <w:r w:rsidR="00EB287C" w:rsidRPr="00086083">
        <w:rPr>
          <w:rFonts w:ascii="Times New Roman" w:hAnsi="Times New Roman" w:cs="Times New Roman"/>
          <w:i/>
          <w:sz w:val="20"/>
          <w:szCs w:val="20"/>
        </w:rPr>
        <w:t>TEI Guidelines</w:t>
      </w:r>
      <w:r w:rsidR="00EB287C" w:rsidRPr="00086083">
        <w:rPr>
          <w:rFonts w:ascii="Times New Roman" w:hAnsi="Times New Roman" w:cs="Times New Roman"/>
          <w:sz w:val="20"/>
          <w:szCs w:val="20"/>
        </w:rPr>
        <w:t xml:space="preserve"> from 2019. The TEI recommendations consist of descriptions of the tags rendered in the currently most widely used XML </w:t>
      </w:r>
      <w:proofErr w:type="spellStart"/>
      <w:r w:rsidR="00EB287C" w:rsidRPr="00086083">
        <w:rPr>
          <w:rFonts w:ascii="Times New Roman" w:hAnsi="Times New Roman" w:cs="Times New Roman"/>
          <w:sz w:val="20"/>
          <w:szCs w:val="20"/>
        </w:rPr>
        <w:t>markup</w:t>
      </w:r>
      <w:proofErr w:type="spellEnd"/>
      <w:r w:rsidR="00EB287C" w:rsidRPr="00086083">
        <w:rPr>
          <w:rFonts w:ascii="Times New Roman" w:hAnsi="Times New Roman" w:cs="Times New Roman"/>
          <w:sz w:val="20"/>
          <w:szCs w:val="20"/>
        </w:rPr>
        <w:t xml:space="preserve"> language. We present </w:t>
      </w:r>
      <w:proofErr w:type="spellStart"/>
      <w:r w:rsidR="00EB287C" w:rsidRPr="00086083">
        <w:rPr>
          <w:rFonts w:ascii="Times New Roman" w:hAnsi="Times New Roman" w:cs="Times New Roman"/>
          <w:i/>
          <w:sz w:val="20"/>
          <w:szCs w:val="20"/>
        </w:rPr>
        <w:t>Foglar’s</w:t>
      </w:r>
      <w:proofErr w:type="spellEnd"/>
      <w:r w:rsidR="00EB287C" w:rsidRPr="00086083">
        <w:rPr>
          <w:rFonts w:ascii="Times New Roman" w:hAnsi="Times New Roman" w:cs="Times New Roman"/>
          <w:i/>
          <w:sz w:val="20"/>
          <w:szCs w:val="20"/>
        </w:rPr>
        <w:t xml:space="preserve"> Manuscript</w:t>
      </w:r>
      <w:r w:rsidR="00EB287C" w:rsidRPr="00086083">
        <w:rPr>
          <w:rFonts w:ascii="Times New Roman" w:hAnsi="Times New Roman" w:cs="Times New Roman"/>
          <w:sz w:val="20"/>
          <w:szCs w:val="20"/>
        </w:rPr>
        <w:t xml:space="preserve">, the selected base text, whose diplomatic transcript contains a critical apparatus of its variant readings located in the other eight preserved hymn books originating in the four historical Slovenian regions. We </w:t>
      </w:r>
      <w:r w:rsidR="00EB287C" w:rsidRPr="00086083">
        <w:rPr>
          <w:rFonts w:ascii="Times New Roman" w:hAnsi="Times New Roman" w:cs="Times New Roman"/>
          <w:sz w:val="20"/>
          <w:szCs w:val="20"/>
        </w:rPr>
        <w:lastRenderedPageBreak/>
        <w:t xml:space="preserve">first highlight examples of the diplomatic transcript of verse lines, differentiating between the graphic and the verse line. Various elements and attributes can be added for the machine analysis of the text, such as an analysis of stanzas and feet. We then present ways of encoding variant readings, using the parallel segmentation method and focusing on verse line switches within stanzas and on substantive and accidental variants. Considering the fact that Slovenian literary texts were significantly marked by the regional varieties of the standard language prior to its unification in the mid-nineteenth century, including by an orthographic heterogeneity, we decided to introduce a number of units of the critical apparatus within a verse line and assign each variant reading an </w:t>
      </w:r>
      <w:r w:rsidR="00EB287C" w:rsidRPr="00086083">
        <w:rPr>
          <w:rFonts w:ascii="Courier New" w:hAnsi="Courier New" w:cs="Courier New"/>
          <w:sz w:val="20"/>
          <w:szCs w:val="20"/>
        </w:rPr>
        <w:t xml:space="preserve">@type </w:t>
      </w:r>
      <w:r w:rsidR="00EB287C" w:rsidRPr="00086083">
        <w:rPr>
          <w:rFonts w:ascii="Times New Roman" w:hAnsi="Times New Roman" w:cs="Times New Roman"/>
          <w:sz w:val="20"/>
          <w:szCs w:val="20"/>
        </w:rPr>
        <w:t xml:space="preserve">attribute value. In the final section, we present three tools for text analysis and display: our own XSLT conversion tool, the TEI </w:t>
      </w:r>
      <w:r w:rsidR="00EB287C" w:rsidRPr="00086083">
        <w:rPr>
          <w:rFonts w:ascii="Times New Roman" w:hAnsi="Times New Roman" w:cs="Times New Roman"/>
          <w:i/>
          <w:iCs/>
          <w:sz w:val="20"/>
          <w:szCs w:val="20"/>
        </w:rPr>
        <w:t>Critical Apparatus Toolbox</w:t>
      </w:r>
      <w:r w:rsidR="00EB287C" w:rsidRPr="00086083">
        <w:rPr>
          <w:rFonts w:ascii="Times New Roman" w:hAnsi="Times New Roman" w:cs="Times New Roman"/>
          <w:sz w:val="20"/>
          <w:szCs w:val="20"/>
        </w:rPr>
        <w:t xml:space="preserve"> and the open source </w:t>
      </w:r>
      <w:r w:rsidR="00EB287C" w:rsidRPr="00086083">
        <w:rPr>
          <w:rFonts w:ascii="Times New Roman" w:hAnsi="Times New Roman" w:cs="Times New Roman"/>
          <w:i/>
          <w:iCs/>
          <w:sz w:val="20"/>
          <w:szCs w:val="20"/>
        </w:rPr>
        <w:t>Edition Visualization Technology</w:t>
      </w:r>
      <w:r w:rsidR="00EB287C" w:rsidRPr="00086083">
        <w:rPr>
          <w:rFonts w:ascii="Times New Roman" w:hAnsi="Times New Roman" w:cs="Times New Roman"/>
          <w:sz w:val="20"/>
          <w:szCs w:val="20"/>
        </w:rPr>
        <w:t xml:space="preserve"> tool. For the critical edition in question, XSLT conversion, which generates a static web site with a visually separate display of the variant readings in a line, turned out to be reasonably appropriate. The TEI CAT tool provides a very useful parallel display of the variants, but is not intended for final publication.</w:t>
      </w:r>
    </w:p>
    <w:p w14:paraId="2B868020" w14:textId="24745159" w:rsidR="00EB287C" w:rsidRPr="00086083" w:rsidRDefault="005C553A" w:rsidP="00086083">
      <w:pPr>
        <w:spacing w:line="360" w:lineRule="auto"/>
        <w:jc w:val="both"/>
        <w:rPr>
          <w:rFonts w:ascii="Times New Roman" w:hAnsi="Times New Roman" w:cs="Times New Roman"/>
          <w:sz w:val="20"/>
          <w:szCs w:val="20"/>
        </w:rPr>
      </w:pPr>
      <w:r>
        <w:rPr>
          <w:rFonts w:ascii="Times New Roman" w:hAnsi="Times New Roman" w:cs="Times New Roman"/>
          <w:sz w:val="20"/>
          <w:szCs w:val="20"/>
        </w:rPr>
        <w:tab/>
      </w:r>
      <w:r w:rsidR="00EB287C" w:rsidRPr="00086083">
        <w:rPr>
          <w:rFonts w:ascii="Times New Roman" w:hAnsi="Times New Roman" w:cs="Times New Roman"/>
          <w:sz w:val="20"/>
          <w:szCs w:val="20"/>
        </w:rPr>
        <w:t xml:space="preserve">Generally distinguished by powerful functionalities, the EVT tool should be slightly adjusted for the Slovenian textual tradition, in which the diplomatic and critical transcripts of the same text play the major role. Future technological solutions for digital scholarly editions will have to take into account, in particular, the diverse, complex differences in the structure of both transcripts: the diplomatic transcript, for example, with its specific problems is encoded and shown as a paragraph in which several interventions have taken place; the critical transcript, on the other hand, can display the same text in linguistically regularised forms, as a stanza of rhymed verse with a marked metric structure, etc. The parallel representation of the digital facsimile and two methodologically completely different transcriptions (and possibly even a classical critical apparatus) potentially represents a significant technological problem; however, only such an </w:t>
      </w:r>
      <w:proofErr w:type="spellStart"/>
      <w:r w:rsidR="00EB287C" w:rsidRPr="00086083">
        <w:rPr>
          <w:rFonts w:ascii="Times New Roman" w:hAnsi="Times New Roman" w:cs="Times New Roman"/>
          <w:sz w:val="20"/>
          <w:szCs w:val="20"/>
        </w:rPr>
        <w:t>ecdotic</w:t>
      </w:r>
      <w:proofErr w:type="spellEnd"/>
      <w:r w:rsidR="00EB287C" w:rsidRPr="00086083">
        <w:rPr>
          <w:rFonts w:ascii="Times New Roman" w:hAnsi="Times New Roman" w:cs="Times New Roman"/>
          <w:sz w:val="20"/>
          <w:szCs w:val="20"/>
        </w:rPr>
        <w:t xml:space="preserve"> (text-critical) conception of the scholarly critical edition can reveal all of the semantic wealth of early modern Slovenian texts.</w:t>
      </w:r>
    </w:p>
    <w:p w14:paraId="45097C3D" w14:textId="77777777" w:rsidR="005C553A" w:rsidRDefault="005C553A" w:rsidP="00086083">
      <w:pPr>
        <w:spacing w:line="360" w:lineRule="auto"/>
        <w:jc w:val="center"/>
        <w:rPr>
          <w:rFonts w:ascii="Times New Roman" w:hAnsi="Times New Roman" w:cs="Times New Roman"/>
          <w:sz w:val="20"/>
          <w:szCs w:val="20"/>
        </w:rPr>
      </w:pPr>
    </w:p>
    <w:p w14:paraId="3D87DBBE" w14:textId="1F99993F" w:rsidR="00AC0502" w:rsidRDefault="00AC0502" w:rsidP="00086083">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Nina </w:t>
      </w:r>
      <w:proofErr w:type="spellStart"/>
      <w:r>
        <w:rPr>
          <w:rFonts w:ascii="Times New Roman" w:hAnsi="Times New Roman" w:cs="Times New Roman"/>
          <w:sz w:val="20"/>
          <w:szCs w:val="20"/>
        </w:rPr>
        <w:t>Ditmajer</w:t>
      </w:r>
      <w:proofErr w:type="spellEnd"/>
      <w:r>
        <w:rPr>
          <w:rFonts w:ascii="Times New Roman" w:hAnsi="Times New Roman" w:cs="Times New Roman"/>
          <w:sz w:val="20"/>
          <w:szCs w:val="20"/>
        </w:rPr>
        <w:t xml:space="preserve">, Matija </w:t>
      </w:r>
      <w:proofErr w:type="spellStart"/>
      <w:r>
        <w:rPr>
          <w:rFonts w:ascii="Times New Roman" w:hAnsi="Times New Roman" w:cs="Times New Roman"/>
          <w:sz w:val="20"/>
          <w:szCs w:val="20"/>
        </w:rPr>
        <w:t>Ogrin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Tomaž</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Erjavec</w:t>
      </w:r>
      <w:proofErr w:type="spellEnd"/>
    </w:p>
    <w:p w14:paraId="5C701D72" w14:textId="77777777" w:rsidR="00333A3B" w:rsidRDefault="00A67E81" w:rsidP="00333A3B">
      <w:pPr>
        <w:spacing w:line="360" w:lineRule="auto"/>
        <w:jc w:val="center"/>
        <w:rPr>
          <w:rFonts w:ascii="Times New Roman" w:hAnsi="Times New Roman" w:cs="Times New Roman"/>
          <w:sz w:val="20"/>
          <w:szCs w:val="20"/>
        </w:rPr>
      </w:pPr>
      <w:r w:rsidRPr="00086083">
        <w:rPr>
          <w:rFonts w:ascii="Times New Roman" w:hAnsi="Times New Roman" w:cs="Times New Roman"/>
          <w:sz w:val="20"/>
          <w:szCs w:val="20"/>
        </w:rPr>
        <w:t>ZAPIS VARIANTNOSTI STAREJŠIH SLOVENSKIH PESNIŠKIH BESEDIL V TEI</w:t>
      </w:r>
      <w:r w:rsidR="00333A3B" w:rsidRPr="00333A3B">
        <w:rPr>
          <w:rFonts w:ascii="Times New Roman" w:hAnsi="Times New Roman" w:cs="Times New Roman"/>
          <w:sz w:val="20"/>
          <w:szCs w:val="20"/>
        </w:rPr>
        <w:t xml:space="preserve"> </w:t>
      </w:r>
    </w:p>
    <w:p w14:paraId="1DFB84A3" w14:textId="62E30727" w:rsidR="00A67E81" w:rsidRPr="00086083" w:rsidRDefault="00333A3B" w:rsidP="00086083">
      <w:pPr>
        <w:spacing w:line="360" w:lineRule="auto"/>
        <w:jc w:val="center"/>
        <w:rPr>
          <w:rFonts w:ascii="Times New Roman" w:hAnsi="Times New Roman" w:cs="Times New Roman"/>
          <w:sz w:val="20"/>
          <w:szCs w:val="20"/>
        </w:rPr>
      </w:pPr>
      <w:r w:rsidRPr="00D374B0">
        <w:rPr>
          <w:rFonts w:ascii="Times New Roman" w:hAnsi="Times New Roman" w:cs="Times New Roman"/>
          <w:sz w:val="20"/>
          <w:szCs w:val="20"/>
        </w:rPr>
        <w:t>POVZETEK</w:t>
      </w:r>
    </w:p>
    <w:p w14:paraId="37CD4EB8" w14:textId="5E2E43DA" w:rsidR="00A67E81" w:rsidRPr="00086083" w:rsidRDefault="005C553A" w:rsidP="00086083">
      <w:pPr>
        <w:spacing w:line="360" w:lineRule="auto"/>
        <w:jc w:val="both"/>
        <w:rPr>
          <w:rFonts w:ascii="Times New Roman" w:hAnsi="Times New Roman" w:cs="Times New Roman"/>
          <w:sz w:val="20"/>
          <w:szCs w:val="20"/>
          <w:lang w:val="sl-SI"/>
        </w:rPr>
      </w:pPr>
      <w:r>
        <w:rPr>
          <w:rFonts w:ascii="Times New Roman" w:hAnsi="Times New Roman" w:cs="Times New Roman"/>
          <w:sz w:val="20"/>
          <w:szCs w:val="20"/>
          <w:lang w:val="sl-SI"/>
        </w:rPr>
        <w:tab/>
      </w:r>
      <w:r w:rsidR="00A67E81" w:rsidRPr="00086083">
        <w:rPr>
          <w:rFonts w:ascii="Times New Roman" w:hAnsi="Times New Roman" w:cs="Times New Roman"/>
          <w:sz w:val="20"/>
          <w:szCs w:val="20"/>
          <w:lang w:val="sl-SI"/>
        </w:rPr>
        <w:t>V procesu rokopisne preoddaje (</w:t>
      </w:r>
      <w:r w:rsidR="00A67E81" w:rsidRPr="00086083">
        <w:rPr>
          <w:rFonts w:ascii="Times New Roman" w:hAnsi="Times New Roman" w:cs="Times New Roman"/>
          <w:i/>
          <w:iCs/>
          <w:sz w:val="20"/>
          <w:szCs w:val="20"/>
          <w:lang w:val="sl-SI"/>
        </w:rPr>
        <w:t>Textüberlieferung, Textual transmission</w:t>
      </w:r>
      <w:r w:rsidR="00A67E81" w:rsidRPr="00086083">
        <w:rPr>
          <w:rFonts w:ascii="Times New Roman" w:hAnsi="Times New Roman" w:cs="Times New Roman"/>
          <w:sz w:val="20"/>
          <w:szCs w:val="20"/>
          <w:lang w:val="sl-SI"/>
        </w:rPr>
        <w:t>) nastajajo v besedilu številne razlike, ki jih imenujemo variante (</w:t>
      </w:r>
      <w:r w:rsidR="00A67E81" w:rsidRPr="00086083">
        <w:rPr>
          <w:rFonts w:ascii="Times New Roman" w:hAnsi="Times New Roman" w:cs="Times New Roman"/>
          <w:i/>
          <w:iCs/>
          <w:sz w:val="20"/>
          <w:szCs w:val="20"/>
          <w:lang w:val="sl-SI"/>
        </w:rPr>
        <w:t>Lesarten, readings</w:t>
      </w:r>
      <w:r w:rsidR="00A67E81" w:rsidRPr="00086083">
        <w:rPr>
          <w:rFonts w:ascii="Times New Roman" w:hAnsi="Times New Roman" w:cs="Times New Roman"/>
          <w:sz w:val="20"/>
          <w:szCs w:val="20"/>
          <w:lang w:val="sl-SI"/>
        </w:rPr>
        <w:t>) ali variantna mesta (</w:t>
      </w:r>
      <w:r w:rsidR="00A67E81" w:rsidRPr="00086083">
        <w:rPr>
          <w:rFonts w:ascii="Times New Roman" w:hAnsi="Times New Roman" w:cs="Times New Roman"/>
          <w:i/>
          <w:iCs/>
          <w:sz w:val="20"/>
          <w:szCs w:val="20"/>
          <w:lang w:val="sl-SI"/>
        </w:rPr>
        <w:t>Überlieferungsvarianten, variants</w:t>
      </w:r>
      <w:r w:rsidR="00A67E81" w:rsidRPr="00086083">
        <w:rPr>
          <w:rFonts w:ascii="Times New Roman" w:hAnsi="Times New Roman" w:cs="Times New Roman"/>
          <w:sz w:val="20"/>
          <w:szCs w:val="20"/>
          <w:lang w:val="sl-SI"/>
        </w:rPr>
        <w:t xml:space="preserve">). V slovenski literarni zgodovini se problem variantnosti pojavi še posebej v dobi baroka, ta pa je najbolj vidna v številnih rokopisnih in tiskanih pesmaricah, ki so se med ljudstvom širile tako pisno kot ustno. </w:t>
      </w:r>
    </w:p>
    <w:p w14:paraId="5A51C0F5" w14:textId="78A5100F" w:rsidR="00A67E81" w:rsidRPr="00086083" w:rsidRDefault="005C553A" w:rsidP="00086083">
      <w:pPr>
        <w:spacing w:line="360" w:lineRule="auto"/>
        <w:jc w:val="both"/>
        <w:rPr>
          <w:rFonts w:ascii="Times New Roman" w:hAnsi="Times New Roman" w:cs="Times New Roman"/>
          <w:sz w:val="20"/>
          <w:szCs w:val="20"/>
          <w:lang w:val="sl-SI"/>
        </w:rPr>
      </w:pPr>
      <w:r>
        <w:rPr>
          <w:rFonts w:ascii="Times New Roman" w:hAnsi="Times New Roman" w:cs="Times New Roman"/>
          <w:sz w:val="20"/>
          <w:szCs w:val="20"/>
          <w:lang w:val="sl-SI"/>
        </w:rPr>
        <w:tab/>
      </w:r>
      <w:r w:rsidR="00A67E81" w:rsidRPr="00086083">
        <w:rPr>
          <w:rFonts w:ascii="Times New Roman" w:hAnsi="Times New Roman" w:cs="Times New Roman"/>
          <w:sz w:val="20"/>
          <w:szCs w:val="20"/>
          <w:lang w:val="sl-SI"/>
        </w:rPr>
        <w:t>V prispevku na primeru diplomatičnega prepisa Foglarjeve pesmarice prikazujemo problematiko zapisa variantnih mest istega besedila v preostalih rokopisnih in tiskanih verzijah p</w:t>
      </w:r>
      <w:r w:rsidR="009C1333">
        <w:rPr>
          <w:rFonts w:ascii="Times New Roman" w:hAnsi="Times New Roman" w:cs="Times New Roman"/>
          <w:sz w:val="20"/>
          <w:szCs w:val="20"/>
          <w:lang w:val="sl-SI"/>
        </w:rPr>
        <w:t>o Smernicah TEI (TEI Consortium</w:t>
      </w:r>
      <w:r w:rsidR="00A67E81" w:rsidRPr="00086083">
        <w:rPr>
          <w:rFonts w:ascii="Times New Roman" w:hAnsi="Times New Roman" w:cs="Times New Roman"/>
          <w:sz w:val="20"/>
          <w:szCs w:val="20"/>
          <w:lang w:val="sl-SI"/>
        </w:rPr>
        <w:t xml:space="preserve"> 2019). Priporočila TEI sestavljajo opisne razlage teh oznak, ki so izražene v trenutno najbolj razširjenem računalniškem označevalnem jeziku (</w:t>
      </w:r>
      <w:r w:rsidR="00A67E81" w:rsidRPr="00086083">
        <w:rPr>
          <w:rFonts w:ascii="Times New Roman" w:hAnsi="Times New Roman" w:cs="Times New Roman"/>
          <w:i/>
          <w:iCs/>
          <w:sz w:val="20"/>
          <w:szCs w:val="20"/>
          <w:lang w:val="sl-SI"/>
        </w:rPr>
        <w:t>markup language</w:t>
      </w:r>
      <w:r w:rsidR="00A67E81" w:rsidRPr="00086083">
        <w:rPr>
          <w:rFonts w:ascii="Times New Roman" w:hAnsi="Times New Roman" w:cs="Times New Roman"/>
          <w:sz w:val="20"/>
          <w:szCs w:val="20"/>
          <w:lang w:val="sl-SI"/>
        </w:rPr>
        <w:t>) XML. Foglarjev rokopis je v naši izdaji prepoznan kot temeljno besedilo (</w:t>
      </w:r>
      <w:r w:rsidR="00A67E81" w:rsidRPr="00086083">
        <w:rPr>
          <w:rFonts w:ascii="Times New Roman" w:hAnsi="Times New Roman" w:cs="Times New Roman"/>
          <w:i/>
          <w:iCs/>
          <w:sz w:val="20"/>
          <w:szCs w:val="20"/>
          <w:lang w:val="sl-SI"/>
        </w:rPr>
        <w:t>base text</w:t>
      </w:r>
      <w:r w:rsidR="00A67E81" w:rsidRPr="00086083">
        <w:rPr>
          <w:rFonts w:ascii="Times New Roman" w:hAnsi="Times New Roman" w:cs="Times New Roman"/>
          <w:sz w:val="20"/>
          <w:szCs w:val="20"/>
          <w:lang w:val="sl-SI"/>
        </w:rPr>
        <w:t xml:space="preserve">), ki smo mu v diplomatičnem prepisu dodali kritični aparat variantnih mest, najdenih v osmih drugih pesmaricah iz štirih slovenskih historičnih pokrajin. Najprej prikazujemo primere diplomatičnega zapisa verza z </w:t>
      </w:r>
      <w:r w:rsidR="00A67E81" w:rsidRPr="00086083">
        <w:rPr>
          <w:rFonts w:ascii="Times New Roman" w:hAnsi="Times New Roman" w:cs="Times New Roman"/>
          <w:sz w:val="20"/>
          <w:szCs w:val="20"/>
          <w:lang w:val="sl-SI"/>
        </w:rPr>
        <w:lastRenderedPageBreak/>
        <w:t>razlikovanjem med grafično in verzno vrstico. Za strojno analizo besedila lahko zapisu dodajamo različne oznake in atribute, npr. za analizo rime in stopice. Nato z uporabo metode vzporednega segmentiranja variantnih mest (</w:t>
      </w:r>
      <w:r w:rsidR="00A67E81" w:rsidRPr="00086083">
        <w:rPr>
          <w:rFonts w:ascii="Times New Roman" w:hAnsi="Times New Roman" w:cs="Times New Roman"/>
          <w:i/>
          <w:iCs/>
          <w:sz w:val="20"/>
          <w:szCs w:val="20"/>
          <w:lang w:val="sl-SI"/>
        </w:rPr>
        <w:t>parallel segmentation method</w:t>
      </w:r>
      <w:r w:rsidR="00A67E81" w:rsidRPr="00086083">
        <w:rPr>
          <w:rFonts w:ascii="Times New Roman" w:hAnsi="Times New Roman" w:cs="Times New Roman"/>
          <w:sz w:val="20"/>
          <w:szCs w:val="20"/>
          <w:lang w:val="sl-SI"/>
        </w:rPr>
        <w:t xml:space="preserve">) prikazujemo primer zapisa variantnih mest. Še posebej se osredotočamo na označevanje zamenjav verzov v kitici ter substancialnih in akcidentalnih variantnih mest. Ker so slovenska besedila pred poenotenjem slovenskega knjižnega jezika precej pokrajinsko obarvana in izkazujejo tudi neenoten pravopis, smo poskusili znotraj enega verza uvesti več enot kritičnega aparata in variante označiti z vrednostjo atributa </w:t>
      </w:r>
      <w:r w:rsidR="00A67E81" w:rsidRPr="00086083">
        <w:rPr>
          <w:rFonts w:ascii="Courier New" w:hAnsi="Courier New" w:cs="Courier New"/>
          <w:sz w:val="20"/>
          <w:szCs w:val="20"/>
          <w:lang w:val="sl-SI"/>
        </w:rPr>
        <w:t>@type</w:t>
      </w:r>
      <w:r w:rsidR="00A67E81" w:rsidRPr="00086083">
        <w:rPr>
          <w:rFonts w:ascii="Times New Roman" w:hAnsi="Times New Roman" w:cs="Times New Roman"/>
          <w:sz w:val="20"/>
          <w:szCs w:val="20"/>
          <w:lang w:val="sl-SI"/>
        </w:rPr>
        <w:t xml:space="preserve">. Na koncu smo predstavili in preizkusili tri orodja za prikaz in analizo besedil: našo lastno pretvorbo XSLT, orodje TEI </w:t>
      </w:r>
      <w:r w:rsidR="00A67E81" w:rsidRPr="00086083">
        <w:rPr>
          <w:rFonts w:ascii="Times New Roman" w:hAnsi="Times New Roman" w:cs="Times New Roman"/>
          <w:i/>
          <w:iCs/>
          <w:sz w:val="20"/>
          <w:szCs w:val="20"/>
          <w:lang w:val="sl-SI"/>
        </w:rPr>
        <w:t>Critical Apparatus Toolbox</w:t>
      </w:r>
      <w:r w:rsidR="00A67E81" w:rsidRPr="00086083">
        <w:rPr>
          <w:rFonts w:ascii="Times New Roman" w:hAnsi="Times New Roman" w:cs="Times New Roman"/>
          <w:sz w:val="20"/>
          <w:szCs w:val="20"/>
          <w:lang w:val="sl-SI"/>
        </w:rPr>
        <w:t xml:space="preserve"> in odprtokodno orodje </w:t>
      </w:r>
      <w:r w:rsidR="00A67E81" w:rsidRPr="00086083">
        <w:rPr>
          <w:rFonts w:ascii="Times New Roman" w:hAnsi="Times New Roman" w:cs="Times New Roman"/>
          <w:i/>
          <w:iCs/>
          <w:sz w:val="20"/>
          <w:szCs w:val="20"/>
          <w:lang w:val="sl-SI"/>
        </w:rPr>
        <w:t>Edition Visualization Technology</w:t>
      </w:r>
      <w:r w:rsidR="00A67E81" w:rsidRPr="00086083">
        <w:rPr>
          <w:rFonts w:ascii="Times New Roman" w:hAnsi="Times New Roman" w:cs="Times New Roman"/>
          <w:sz w:val="20"/>
          <w:szCs w:val="20"/>
          <w:lang w:val="sl-SI"/>
        </w:rPr>
        <w:t xml:space="preserve">. Kot razmeroma primerna se je za našo izdajo izkazala pretvorba XSLT, ki izdela statično spletno stran z vizualno ločenim izpisom variantnih mest v vrstici. Orodje TEI CAT omogoča zelo uporaben vzporedni prikaz variantnih mest, vendar ni namenjeno končnemu publiciranju. Orodje EVT bi bilo potrebno ob že razvitih zmogljivih funkcionalnostih nekoliko prilagoditi za slovensko besedilno izročilo, kjer imata največjo vlogo diplomatični in kritični prepis istega besedila. Bodoče tehnološke rešitve elektronskih znanstvenokritičnih izdaj bodo morale upoštevati zlasti raznolike, kompleksne razlike v strukturi obeh prepisov: diplomatični prepis je denimo s svojimi specifičnimi problemi označen in prikazan kot odstavek, v katerega je posegalo več rok ipd.; kritični prepis pa lahko prikazuje isto besedilo v jezikoslovno regulariziranih oblikah, kot kitico rimanih verzov z označeno metrično strukturo itn. Vzporedni prikaz digitalnega faksimila in dveh metodološko povsem različnih prepisov (in eventualno še klasičnega kritičnega aparata) potencialno predstavlja nemajhne tehnološke probleme; vendar šele takšna ekdotična (tekstnokritična) zasnova edicije razpre vse semantično bogastvo starejših slovenskih besedil. </w:t>
      </w:r>
    </w:p>
    <w:p w14:paraId="0D646839" w14:textId="77777777" w:rsidR="00A67E81" w:rsidRPr="007A3CFA" w:rsidRDefault="00A67E81" w:rsidP="00A67E81">
      <w:pPr>
        <w:spacing w:line="360" w:lineRule="auto"/>
        <w:rPr>
          <w:rFonts w:ascii="Times New Roman" w:hAnsi="Times New Roman" w:cs="Times New Roman"/>
          <w:lang w:val="sl-SI"/>
        </w:rPr>
      </w:pPr>
    </w:p>
    <w:p w14:paraId="5FFF17CA" w14:textId="77777777" w:rsidR="00A67E81" w:rsidRPr="0041033D" w:rsidRDefault="00A67E81" w:rsidP="00A67E81">
      <w:pPr>
        <w:rPr>
          <w:lang w:val="sl-SI"/>
        </w:rPr>
      </w:pPr>
    </w:p>
    <w:p w14:paraId="61EE252A" w14:textId="77777777" w:rsidR="00EB287C" w:rsidRPr="00E968B5" w:rsidRDefault="00EB287C" w:rsidP="00EB287C">
      <w:pPr>
        <w:spacing w:line="360" w:lineRule="auto"/>
        <w:rPr>
          <w:rFonts w:ascii="Times New Roman" w:hAnsi="Times New Roman" w:cs="Times New Roman"/>
        </w:rPr>
      </w:pPr>
    </w:p>
    <w:p w14:paraId="24752D8F" w14:textId="77777777" w:rsidR="00EB287C" w:rsidRPr="00E968B5" w:rsidRDefault="00EB287C" w:rsidP="00DD1001">
      <w:pPr>
        <w:spacing w:line="360" w:lineRule="auto"/>
        <w:jc w:val="both"/>
        <w:rPr>
          <w:rFonts w:ascii="Times New Roman" w:hAnsi="Times New Roman" w:cs="Times New Roman"/>
        </w:rPr>
      </w:pPr>
    </w:p>
    <w:sectPr w:rsidR="00EB287C" w:rsidRPr="00E968B5" w:rsidSect="00AD3C7A">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C11745" w14:textId="77777777" w:rsidR="00DC2B5F" w:rsidRDefault="00DC2B5F" w:rsidP="00C92221">
      <w:r>
        <w:separator/>
      </w:r>
    </w:p>
  </w:endnote>
  <w:endnote w:type="continuationSeparator" w:id="0">
    <w:p w14:paraId="3C327660" w14:textId="77777777" w:rsidR="00DC2B5F" w:rsidRDefault="00DC2B5F" w:rsidP="00C922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Vrinda">
    <w:altName w:val="Calibri"/>
    <w:panose1 w:val="020B0604020202020204"/>
    <w:charset w:val="00"/>
    <w:family w:val="swiss"/>
    <w:pitch w:val="variable"/>
    <w:sig w:usb0="00000003" w:usb1="00000000" w:usb2="00000000" w:usb3="00000000" w:csb0="00000001" w:csb1="00000000"/>
  </w:font>
  <w:font w:name="Segoe UI">
    <w:altName w:val="Calibri"/>
    <w:panose1 w:val="020B0604020202020204"/>
    <w:charset w:val="EE"/>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56B68A" w14:textId="77777777" w:rsidR="00DC2B5F" w:rsidRDefault="00DC2B5F" w:rsidP="00C92221">
      <w:r>
        <w:separator/>
      </w:r>
    </w:p>
  </w:footnote>
  <w:footnote w:type="continuationSeparator" w:id="0">
    <w:p w14:paraId="0CA41840" w14:textId="77777777" w:rsidR="00DC2B5F" w:rsidRDefault="00DC2B5F" w:rsidP="00C92221">
      <w:r>
        <w:continuationSeparator/>
      </w:r>
    </w:p>
  </w:footnote>
  <w:footnote w:id="1">
    <w:p w14:paraId="7C6622A1" w14:textId="49B858CC" w:rsidR="009B00E2" w:rsidRPr="00086083" w:rsidRDefault="009B00E2" w:rsidP="00086083">
      <w:pPr>
        <w:pStyle w:val="FootnoteText"/>
        <w:jc w:val="both"/>
        <w:rPr>
          <w:rFonts w:ascii="Times New Roman" w:hAnsi="Times New Roman" w:cs="Times New Roman"/>
          <w:b/>
          <w:sz w:val="20"/>
          <w:szCs w:val="20"/>
        </w:rPr>
      </w:pPr>
      <w:r w:rsidRPr="00B55215">
        <w:rPr>
          <w:rStyle w:val="FootnoteReference"/>
          <w:rFonts w:ascii="Times New Roman" w:hAnsi="Times New Roman" w:cs="Times New Roman"/>
          <w:sz w:val="20"/>
          <w:szCs w:val="20"/>
        </w:rPr>
        <w:t>*</w:t>
      </w:r>
      <w:r w:rsidR="008C3A73" w:rsidRPr="00086083">
        <w:rPr>
          <w:rFonts w:ascii="Times New Roman" w:hAnsi="Times New Roman" w:cs="Times New Roman"/>
          <w:b/>
          <w:sz w:val="20"/>
          <w:szCs w:val="20"/>
        </w:rPr>
        <w:t xml:space="preserve"> </w:t>
      </w:r>
      <w:ins w:id="0" w:author="Microsoft Office User" w:date="2019-06-17T10:27:00Z">
        <w:r w:rsidR="004C4C20" w:rsidRPr="004C4C20">
          <w:rPr>
            <w:rFonts w:ascii="Times New Roman" w:hAnsi="Times New Roman" w:cs="Times New Roman"/>
            <w:b/>
            <w:sz w:val="20"/>
            <w:szCs w:val="20"/>
          </w:rPr>
          <w:t>Research Centre of the Slovenian Academy of Sciences and Arts</w:t>
        </w:r>
      </w:ins>
      <w:del w:id="1" w:author="Microsoft Office User" w:date="2019-06-17T10:27:00Z">
        <w:r w:rsidR="005614D0" w:rsidRPr="00086083" w:rsidDel="004C4C20">
          <w:rPr>
            <w:rFonts w:ascii="Times New Roman" w:hAnsi="Times New Roman" w:cs="Times New Roman"/>
            <w:b/>
            <w:sz w:val="20"/>
            <w:szCs w:val="20"/>
          </w:rPr>
          <w:delText>Institute of Slovenian Literature and Literary Studies</w:delText>
        </w:r>
      </w:del>
      <w:r w:rsidR="00C12650" w:rsidRPr="00086083">
        <w:rPr>
          <w:rFonts w:ascii="Times New Roman" w:hAnsi="Times New Roman" w:cs="Times New Roman"/>
          <w:b/>
          <w:sz w:val="20"/>
          <w:szCs w:val="20"/>
        </w:rPr>
        <w:t xml:space="preserve">, Novi </w:t>
      </w:r>
      <w:proofErr w:type="spellStart"/>
      <w:r w:rsidR="00C12650" w:rsidRPr="00086083">
        <w:rPr>
          <w:rFonts w:ascii="Times New Roman" w:hAnsi="Times New Roman" w:cs="Times New Roman"/>
          <w:b/>
          <w:sz w:val="20"/>
          <w:szCs w:val="20"/>
        </w:rPr>
        <w:t>trg</w:t>
      </w:r>
      <w:proofErr w:type="spellEnd"/>
      <w:r w:rsidR="00C12650" w:rsidRPr="00086083">
        <w:rPr>
          <w:rFonts w:ascii="Times New Roman" w:hAnsi="Times New Roman" w:cs="Times New Roman"/>
          <w:b/>
          <w:sz w:val="20"/>
          <w:szCs w:val="20"/>
        </w:rPr>
        <w:t xml:space="preserve"> 2, SI-1</w:t>
      </w:r>
      <w:r w:rsidR="005614D0" w:rsidRPr="00086083">
        <w:rPr>
          <w:rFonts w:ascii="Times New Roman" w:hAnsi="Times New Roman" w:cs="Times New Roman"/>
          <w:b/>
          <w:sz w:val="20"/>
          <w:szCs w:val="20"/>
        </w:rPr>
        <w:t xml:space="preserve">000 Ljubljana, </w:t>
      </w:r>
      <w:hyperlink r:id="rId1" w:history="1">
        <w:r w:rsidR="005614D0" w:rsidRPr="00086083">
          <w:rPr>
            <w:rStyle w:val="Hyperlink"/>
            <w:rFonts w:ascii="Times New Roman" w:hAnsi="Times New Roman" w:cs="Times New Roman"/>
            <w:b/>
            <w:color w:val="auto"/>
            <w:sz w:val="20"/>
            <w:szCs w:val="20"/>
            <w:u w:val="none"/>
          </w:rPr>
          <w:t>nina.ditmajer@zrc-sazu.si</w:t>
        </w:r>
      </w:hyperlink>
    </w:p>
  </w:footnote>
  <w:footnote w:id="2">
    <w:p w14:paraId="44683A37" w14:textId="3D4B2978" w:rsidR="00AC0502" w:rsidRPr="00086083" w:rsidRDefault="00AC0502" w:rsidP="00086083">
      <w:pPr>
        <w:pStyle w:val="FootnoteText"/>
        <w:jc w:val="both"/>
        <w:rPr>
          <w:rFonts w:ascii="Times New Roman" w:hAnsi="Times New Roman" w:cs="Times New Roman"/>
          <w:b/>
          <w:sz w:val="20"/>
          <w:szCs w:val="20"/>
          <w:lang w:val="sl-SI"/>
        </w:rPr>
      </w:pPr>
      <w:r w:rsidRPr="00086083">
        <w:rPr>
          <w:rStyle w:val="FootnoteReference"/>
          <w:rFonts w:ascii="Times New Roman" w:hAnsi="Times New Roman" w:cs="Times New Roman"/>
          <w:sz w:val="20"/>
          <w:szCs w:val="20"/>
        </w:rPr>
        <w:sym w:font="Symbol" w:char="F02A"/>
      </w:r>
      <w:r w:rsidRPr="00086083">
        <w:rPr>
          <w:rStyle w:val="FootnoteReference"/>
          <w:rFonts w:ascii="Times New Roman" w:hAnsi="Times New Roman" w:cs="Times New Roman"/>
          <w:sz w:val="20"/>
          <w:szCs w:val="20"/>
        </w:rPr>
        <w:sym w:font="Symbol" w:char="F02A"/>
      </w:r>
      <w:r w:rsidR="008C3A73" w:rsidRPr="00086083">
        <w:rPr>
          <w:rFonts w:ascii="Times New Roman" w:hAnsi="Times New Roman" w:cs="Times New Roman"/>
          <w:b/>
          <w:sz w:val="20"/>
          <w:szCs w:val="20"/>
        </w:rPr>
        <w:t xml:space="preserve"> </w:t>
      </w:r>
      <w:ins w:id="2" w:author="Microsoft Office User" w:date="2019-06-17T10:27:00Z">
        <w:r w:rsidR="004C4C20" w:rsidRPr="004C4C20">
          <w:rPr>
            <w:rFonts w:ascii="Times New Roman" w:hAnsi="Times New Roman" w:cs="Times New Roman"/>
            <w:b/>
            <w:sz w:val="20"/>
            <w:szCs w:val="20"/>
          </w:rPr>
          <w:t>Research Centre of the Slovenian Academy of Sciences and Arts</w:t>
        </w:r>
      </w:ins>
      <w:del w:id="3" w:author="Microsoft Office User" w:date="2019-06-17T10:27:00Z">
        <w:r w:rsidR="005614D0" w:rsidRPr="00086083" w:rsidDel="004C4C20">
          <w:rPr>
            <w:rFonts w:ascii="Times New Roman" w:hAnsi="Times New Roman" w:cs="Times New Roman"/>
            <w:b/>
            <w:sz w:val="20"/>
            <w:szCs w:val="20"/>
          </w:rPr>
          <w:delText>Institute of Slovenian Literature and Literary Studies</w:delText>
        </w:r>
      </w:del>
      <w:r w:rsidR="005614D0" w:rsidRPr="00086083">
        <w:rPr>
          <w:rFonts w:ascii="Times New Roman" w:hAnsi="Times New Roman" w:cs="Times New Roman"/>
          <w:b/>
          <w:sz w:val="20"/>
          <w:szCs w:val="20"/>
        </w:rPr>
        <w:t xml:space="preserve">, Novi </w:t>
      </w:r>
      <w:proofErr w:type="spellStart"/>
      <w:r w:rsidR="005614D0" w:rsidRPr="00086083">
        <w:rPr>
          <w:rFonts w:ascii="Times New Roman" w:hAnsi="Times New Roman" w:cs="Times New Roman"/>
          <w:b/>
          <w:sz w:val="20"/>
          <w:szCs w:val="20"/>
        </w:rPr>
        <w:t>trg</w:t>
      </w:r>
      <w:proofErr w:type="spellEnd"/>
      <w:r w:rsidR="005614D0" w:rsidRPr="00086083">
        <w:rPr>
          <w:rFonts w:ascii="Times New Roman" w:hAnsi="Times New Roman" w:cs="Times New Roman"/>
          <w:b/>
          <w:sz w:val="20"/>
          <w:szCs w:val="20"/>
        </w:rPr>
        <w:t xml:space="preserve"> 2, SI-1000 Ljubljana, </w:t>
      </w:r>
      <w:hyperlink r:id="rId2" w:history="1">
        <w:r w:rsidR="005614D0" w:rsidRPr="00086083">
          <w:rPr>
            <w:rStyle w:val="Hyperlink"/>
            <w:rFonts w:ascii="Times New Roman" w:hAnsi="Times New Roman" w:cs="Times New Roman"/>
            <w:b/>
            <w:color w:val="auto"/>
            <w:sz w:val="20"/>
            <w:szCs w:val="20"/>
            <w:u w:val="none"/>
          </w:rPr>
          <w:t>matija.ogrin@zrc-sazu.si</w:t>
        </w:r>
      </w:hyperlink>
    </w:p>
  </w:footnote>
  <w:footnote w:id="3">
    <w:p w14:paraId="739812AD" w14:textId="123D0770" w:rsidR="00AC0502" w:rsidRPr="00086083" w:rsidRDefault="00AC0502" w:rsidP="00086083">
      <w:pPr>
        <w:pStyle w:val="FootnoteText"/>
        <w:jc w:val="both"/>
        <w:rPr>
          <w:b/>
          <w:lang w:val="sl-SI"/>
        </w:rPr>
      </w:pPr>
      <w:r w:rsidRPr="00086083">
        <w:rPr>
          <w:rStyle w:val="FootnoteReference"/>
          <w:rFonts w:ascii="Times New Roman" w:hAnsi="Times New Roman" w:cs="Times New Roman"/>
          <w:sz w:val="20"/>
          <w:szCs w:val="20"/>
        </w:rPr>
        <w:sym w:font="Symbol" w:char="F02A"/>
      </w:r>
      <w:r w:rsidRPr="00086083">
        <w:rPr>
          <w:rStyle w:val="FootnoteReference"/>
          <w:rFonts w:ascii="Times New Roman" w:hAnsi="Times New Roman" w:cs="Times New Roman"/>
          <w:sz w:val="20"/>
          <w:szCs w:val="20"/>
        </w:rPr>
        <w:sym w:font="Symbol" w:char="F02A"/>
      </w:r>
      <w:r w:rsidRPr="00086083">
        <w:rPr>
          <w:rStyle w:val="FootnoteReference"/>
          <w:rFonts w:ascii="Times New Roman" w:hAnsi="Times New Roman" w:cs="Times New Roman"/>
          <w:sz w:val="20"/>
          <w:szCs w:val="20"/>
        </w:rPr>
        <w:sym w:font="Symbol" w:char="F02A"/>
      </w:r>
      <w:r w:rsidR="008C3A73" w:rsidRPr="00086083">
        <w:rPr>
          <w:rFonts w:ascii="Times New Roman" w:hAnsi="Times New Roman" w:cs="Times New Roman"/>
          <w:b/>
          <w:sz w:val="20"/>
          <w:szCs w:val="20"/>
        </w:rPr>
        <w:t xml:space="preserve"> </w:t>
      </w:r>
      <w:r w:rsidR="005614D0" w:rsidRPr="00086083">
        <w:rPr>
          <w:rFonts w:ascii="Times New Roman" w:hAnsi="Times New Roman" w:cs="Times New Roman"/>
          <w:b/>
          <w:sz w:val="20"/>
        </w:rPr>
        <w:t xml:space="preserve">Department of Knowledge Technologies, </w:t>
      </w:r>
      <w:proofErr w:type="spellStart"/>
      <w:r w:rsidR="005614D0" w:rsidRPr="00086083">
        <w:rPr>
          <w:rFonts w:ascii="Times New Roman" w:hAnsi="Times New Roman" w:cs="Times New Roman"/>
          <w:b/>
          <w:sz w:val="20"/>
        </w:rPr>
        <w:t>Jožef</w:t>
      </w:r>
      <w:proofErr w:type="spellEnd"/>
      <w:r w:rsidR="005614D0" w:rsidRPr="00086083">
        <w:rPr>
          <w:rFonts w:ascii="Times New Roman" w:hAnsi="Times New Roman" w:cs="Times New Roman"/>
          <w:b/>
          <w:sz w:val="20"/>
        </w:rPr>
        <w:t xml:space="preserve"> Stefan Institute, </w:t>
      </w:r>
      <w:proofErr w:type="spellStart"/>
      <w:r w:rsidR="005614D0" w:rsidRPr="00086083">
        <w:rPr>
          <w:rFonts w:ascii="Times New Roman" w:hAnsi="Times New Roman" w:cs="Times New Roman"/>
          <w:b/>
          <w:sz w:val="20"/>
        </w:rPr>
        <w:t>Jamova</w:t>
      </w:r>
      <w:proofErr w:type="spellEnd"/>
      <w:r w:rsidR="005614D0" w:rsidRPr="00086083">
        <w:rPr>
          <w:rFonts w:ascii="Times New Roman" w:hAnsi="Times New Roman" w:cs="Times New Roman"/>
          <w:b/>
          <w:sz w:val="20"/>
        </w:rPr>
        <w:t xml:space="preserve"> </w:t>
      </w:r>
      <w:proofErr w:type="spellStart"/>
      <w:r w:rsidR="005614D0" w:rsidRPr="00086083">
        <w:rPr>
          <w:rFonts w:ascii="Times New Roman" w:hAnsi="Times New Roman" w:cs="Times New Roman"/>
          <w:b/>
          <w:sz w:val="20"/>
        </w:rPr>
        <w:t>Cesta</w:t>
      </w:r>
      <w:proofErr w:type="spellEnd"/>
      <w:r w:rsidR="005614D0" w:rsidRPr="00086083">
        <w:rPr>
          <w:rFonts w:ascii="Times New Roman" w:hAnsi="Times New Roman" w:cs="Times New Roman"/>
          <w:b/>
          <w:sz w:val="20"/>
        </w:rPr>
        <w:t xml:space="preserve"> 39, SI-1000 Ljubljana, </w:t>
      </w:r>
      <w:hyperlink r:id="rId3" w:history="1">
        <w:r w:rsidR="005614D0" w:rsidRPr="00086083">
          <w:rPr>
            <w:rStyle w:val="Hyperlink"/>
            <w:rFonts w:ascii="Times New Roman" w:hAnsi="Times New Roman" w:cs="Times New Roman"/>
            <w:b/>
            <w:color w:val="auto"/>
            <w:sz w:val="20"/>
            <w:u w:val="none"/>
          </w:rPr>
          <w:t>tomaz.erjavec@ijs.si</w:t>
        </w:r>
      </w:hyperlink>
    </w:p>
  </w:footnote>
  <w:footnote w:id="4">
    <w:p w14:paraId="754B8015" w14:textId="517D9A20" w:rsidR="009B00E2" w:rsidRPr="00B55215" w:rsidRDefault="009B00E2" w:rsidP="00086083">
      <w:pPr>
        <w:pStyle w:val="FootnoteText"/>
        <w:jc w:val="both"/>
        <w:rPr>
          <w:rFonts w:ascii="Times New Roman" w:hAnsi="Times New Roman" w:cs="Times New Roman"/>
          <w:sz w:val="20"/>
          <w:szCs w:val="20"/>
        </w:rPr>
      </w:pPr>
      <w:r w:rsidRPr="00B55215">
        <w:rPr>
          <w:rStyle w:val="FootnoteReference"/>
          <w:rFonts w:ascii="Times New Roman" w:hAnsi="Times New Roman" w:cs="Times New Roman"/>
          <w:sz w:val="20"/>
          <w:szCs w:val="20"/>
        </w:rPr>
        <w:footnoteRef/>
      </w:r>
      <w:r w:rsidRPr="00B55215">
        <w:rPr>
          <w:rFonts w:ascii="Times New Roman" w:hAnsi="Times New Roman" w:cs="Times New Roman"/>
          <w:sz w:val="20"/>
          <w:szCs w:val="20"/>
        </w:rPr>
        <w:t xml:space="preserve"> The text is treated in the </w:t>
      </w:r>
      <w:r w:rsidR="00B34BD6" w:rsidRPr="005C7BB1">
        <w:rPr>
          <w:rFonts w:ascii="Times New Roman" w:hAnsi="Times New Roman" w:cs="Times New Roman"/>
          <w:i/>
          <w:sz w:val="20"/>
          <w:szCs w:val="20"/>
        </w:rPr>
        <w:t>Register of</w:t>
      </w:r>
      <w:r w:rsidR="00B34BD6" w:rsidRPr="005C7BB1">
        <w:rPr>
          <w:rFonts w:ascii="Times New Roman" w:hAnsi="Times New Roman" w:cs="Times New Roman"/>
          <w:sz w:val="20"/>
          <w:szCs w:val="20"/>
        </w:rPr>
        <w:t xml:space="preserve"> </w:t>
      </w:r>
      <w:r w:rsidR="005C7BB1" w:rsidRPr="005C7BB1">
        <w:rPr>
          <w:rFonts w:ascii="Times New Roman" w:hAnsi="Times New Roman" w:cs="Times New Roman"/>
          <w:i/>
          <w:sz w:val="20"/>
          <w:szCs w:val="20"/>
        </w:rPr>
        <w:t>Baroque and Enlightenment</w:t>
      </w:r>
      <w:r w:rsidR="005C7BB1" w:rsidRPr="005C7BB1">
        <w:rPr>
          <w:rFonts w:ascii="Times New Roman" w:hAnsi="Times New Roman" w:cs="Times New Roman"/>
          <w:sz w:val="20"/>
          <w:szCs w:val="20"/>
        </w:rPr>
        <w:t xml:space="preserve"> </w:t>
      </w:r>
      <w:r w:rsidRPr="005C7BB1">
        <w:rPr>
          <w:rFonts w:ascii="Times New Roman" w:hAnsi="Times New Roman" w:cs="Times New Roman"/>
          <w:i/>
          <w:sz w:val="20"/>
          <w:szCs w:val="20"/>
        </w:rPr>
        <w:t>Slovenian Manuscripts</w:t>
      </w:r>
      <w:r w:rsidRPr="00B55215">
        <w:rPr>
          <w:rFonts w:ascii="Times New Roman" w:hAnsi="Times New Roman" w:cs="Times New Roman"/>
          <w:sz w:val="20"/>
          <w:szCs w:val="20"/>
        </w:rPr>
        <w:t xml:space="preserve"> (NRSS Ms 124). </w:t>
      </w:r>
    </w:p>
  </w:footnote>
  <w:footnote w:id="5">
    <w:p w14:paraId="6C7DA0BC" w14:textId="1BE09CF9" w:rsidR="009B00E2" w:rsidRPr="00B55215" w:rsidRDefault="009B00E2" w:rsidP="00086083">
      <w:pPr>
        <w:pStyle w:val="FootnoteText"/>
        <w:jc w:val="both"/>
        <w:rPr>
          <w:sz w:val="20"/>
          <w:szCs w:val="20"/>
        </w:rPr>
      </w:pPr>
      <w:r w:rsidRPr="00B55215">
        <w:rPr>
          <w:rStyle w:val="FootnoteReference"/>
          <w:sz w:val="20"/>
          <w:szCs w:val="20"/>
        </w:rPr>
        <w:footnoteRef/>
      </w:r>
      <w:r w:rsidRPr="00B55215">
        <w:rPr>
          <w:sz w:val="20"/>
          <w:szCs w:val="20"/>
        </w:rPr>
        <w:t xml:space="preserve"> </w:t>
      </w:r>
      <w:r w:rsidRPr="00B55215">
        <w:rPr>
          <w:rFonts w:ascii="Times New Roman" w:hAnsi="Times New Roman" w:cs="Times New Roman"/>
          <w:sz w:val="20"/>
          <w:szCs w:val="20"/>
        </w:rPr>
        <w:t xml:space="preserve">Cf. the </w:t>
      </w:r>
      <w:r w:rsidR="005C7BB1" w:rsidRPr="005C7BB1">
        <w:rPr>
          <w:rFonts w:ascii="Times New Roman" w:hAnsi="Times New Roman" w:cs="Times New Roman"/>
          <w:i/>
          <w:sz w:val="20"/>
          <w:szCs w:val="20"/>
        </w:rPr>
        <w:t>Register of</w:t>
      </w:r>
      <w:r w:rsidR="005C7BB1" w:rsidRPr="005C7BB1">
        <w:rPr>
          <w:rFonts w:ascii="Times New Roman" w:hAnsi="Times New Roman" w:cs="Times New Roman"/>
          <w:sz w:val="20"/>
          <w:szCs w:val="20"/>
        </w:rPr>
        <w:t xml:space="preserve"> </w:t>
      </w:r>
      <w:r w:rsidR="005C7BB1" w:rsidRPr="005C7BB1">
        <w:rPr>
          <w:rFonts w:ascii="Times New Roman" w:hAnsi="Times New Roman" w:cs="Times New Roman"/>
          <w:i/>
          <w:sz w:val="20"/>
          <w:szCs w:val="20"/>
        </w:rPr>
        <w:t>Baroque and Enlightenment</w:t>
      </w:r>
      <w:r w:rsidR="005C7BB1" w:rsidRPr="005C7BB1">
        <w:rPr>
          <w:rFonts w:ascii="Times New Roman" w:hAnsi="Times New Roman" w:cs="Times New Roman"/>
          <w:sz w:val="20"/>
          <w:szCs w:val="20"/>
        </w:rPr>
        <w:t xml:space="preserve"> </w:t>
      </w:r>
      <w:r w:rsidR="005C7BB1" w:rsidRPr="005C7BB1">
        <w:rPr>
          <w:rFonts w:ascii="Times New Roman" w:hAnsi="Times New Roman" w:cs="Times New Roman"/>
          <w:i/>
          <w:sz w:val="20"/>
          <w:szCs w:val="20"/>
        </w:rPr>
        <w:t>Slovenian Manuscripts</w:t>
      </w:r>
      <w:r w:rsidR="005C7BB1" w:rsidRPr="00B55215">
        <w:rPr>
          <w:rFonts w:ascii="Times New Roman" w:hAnsi="Times New Roman" w:cs="Times New Roman"/>
          <w:sz w:val="20"/>
          <w:szCs w:val="20"/>
        </w:rPr>
        <w:t xml:space="preserve"> </w:t>
      </w:r>
      <w:r w:rsidRPr="00B55215">
        <w:rPr>
          <w:rFonts w:ascii="Times New Roman" w:hAnsi="Times New Roman" w:cs="Times New Roman"/>
          <w:sz w:val="20"/>
          <w:szCs w:val="20"/>
        </w:rPr>
        <w:t xml:space="preserve">(NRSS Ms 15, Ms 17, Ms 24, Ms 71). </w:t>
      </w:r>
    </w:p>
  </w:footnote>
  <w:footnote w:id="6">
    <w:p w14:paraId="2A8C36EC" w14:textId="06A14F7A" w:rsidR="009B00E2" w:rsidRPr="00B55215" w:rsidRDefault="009B00E2" w:rsidP="00086083">
      <w:pPr>
        <w:pStyle w:val="FootnoteText"/>
        <w:jc w:val="both"/>
        <w:rPr>
          <w:sz w:val="20"/>
          <w:szCs w:val="20"/>
        </w:rPr>
      </w:pPr>
      <w:r w:rsidRPr="00B55215">
        <w:rPr>
          <w:rStyle w:val="FootnoteReference"/>
          <w:sz w:val="20"/>
          <w:szCs w:val="20"/>
        </w:rPr>
        <w:footnoteRef/>
      </w:r>
      <w:r w:rsidRPr="00B55215">
        <w:rPr>
          <w:sz w:val="20"/>
          <w:szCs w:val="20"/>
        </w:rPr>
        <w:t xml:space="preserve"> </w:t>
      </w:r>
      <w:r w:rsidRPr="00B55215">
        <w:rPr>
          <w:rFonts w:ascii="Times New Roman" w:hAnsi="Times New Roman" w:cs="Times New Roman"/>
          <w:sz w:val="20"/>
          <w:szCs w:val="20"/>
        </w:rPr>
        <w:t xml:space="preserve">Cf. the </w:t>
      </w:r>
      <w:r w:rsidR="005C7BB1" w:rsidRPr="005C7BB1">
        <w:rPr>
          <w:rFonts w:ascii="Times New Roman" w:hAnsi="Times New Roman" w:cs="Times New Roman"/>
          <w:i/>
          <w:sz w:val="20"/>
          <w:szCs w:val="20"/>
        </w:rPr>
        <w:t>Register of</w:t>
      </w:r>
      <w:r w:rsidR="005C7BB1" w:rsidRPr="005C7BB1">
        <w:rPr>
          <w:rFonts w:ascii="Times New Roman" w:hAnsi="Times New Roman" w:cs="Times New Roman"/>
          <w:sz w:val="20"/>
          <w:szCs w:val="20"/>
        </w:rPr>
        <w:t xml:space="preserve"> </w:t>
      </w:r>
      <w:r w:rsidR="005C7BB1" w:rsidRPr="005C7BB1">
        <w:rPr>
          <w:rFonts w:ascii="Times New Roman" w:hAnsi="Times New Roman" w:cs="Times New Roman"/>
          <w:i/>
          <w:sz w:val="20"/>
          <w:szCs w:val="20"/>
        </w:rPr>
        <w:t>Baroque and Enlightenment</w:t>
      </w:r>
      <w:r w:rsidR="005C7BB1" w:rsidRPr="005C7BB1">
        <w:rPr>
          <w:rFonts w:ascii="Times New Roman" w:hAnsi="Times New Roman" w:cs="Times New Roman"/>
          <w:sz w:val="20"/>
          <w:szCs w:val="20"/>
        </w:rPr>
        <w:t xml:space="preserve"> </w:t>
      </w:r>
      <w:r w:rsidR="005C7BB1" w:rsidRPr="005C7BB1">
        <w:rPr>
          <w:rFonts w:ascii="Times New Roman" w:hAnsi="Times New Roman" w:cs="Times New Roman"/>
          <w:i/>
          <w:sz w:val="20"/>
          <w:szCs w:val="20"/>
        </w:rPr>
        <w:t>Slovenian Manuscripts</w:t>
      </w:r>
      <w:r w:rsidR="005C7BB1" w:rsidRPr="00B55215">
        <w:rPr>
          <w:rFonts w:ascii="Times New Roman" w:hAnsi="Times New Roman" w:cs="Times New Roman"/>
          <w:sz w:val="20"/>
          <w:szCs w:val="20"/>
        </w:rPr>
        <w:t xml:space="preserve"> </w:t>
      </w:r>
      <w:r w:rsidRPr="00B55215">
        <w:rPr>
          <w:rFonts w:ascii="Times New Roman" w:hAnsi="Times New Roman" w:cs="Times New Roman"/>
          <w:sz w:val="20"/>
          <w:szCs w:val="20"/>
        </w:rPr>
        <w:t>(NRSS Ms 23, Ms 28).</w:t>
      </w:r>
    </w:p>
  </w:footnote>
  <w:footnote w:id="7">
    <w:p w14:paraId="6023C17E" w14:textId="24C07DE5" w:rsidR="009B00E2" w:rsidRPr="00B55215" w:rsidRDefault="009B00E2" w:rsidP="00086083">
      <w:pPr>
        <w:pStyle w:val="FootnoteText"/>
        <w:jc w:val="both"/>
        <w:rPr>
          <w:rFonts w:ascii="Times New Roman" w:hAnsi="Times New Roman" w:cs="Times New Roman"/>
        </w:rPr>
      </w:pPr>
      <w:r w:rsidRPr="00B55215">
        <w:rPr>
          <w:rStyle w:val="FootnoteReference"/>
          <w:rFonts w:ascii="Times New Roman" w:hAnsi="Times New Roman" w:cs="Times New Roman"/>
        </w:rPr>
        <w:footnoteRef/>
      </w:r>
      <w:r w:rsidRPr="00B55215">
        <w:rPr>
          <w:rFonts w:ascii="Times New Roman" w:hAnsi="Times New Roman" w:cs="Times New Roman"/>
        </w:rPr>
        <w:t xml:space="preserve"> </w:t>
      </w:r>
      <w:r w:rsidR="003C436E" w:rsidRPr="003C436E">
        <w:rPr>
          <w:rFonts w:ascii="Times New Roman" w:hAnsi="Times New Roman" w:cs="Times New Roman"/>
          <w:sz w:val="20"/>
          <w:szCs w:val="20"/>
        </w:rPr>
        <w:t xml:space="preserve">The Eastern Slovenian standard language with its </w:t>
      </w:r>
      <w:proofErr w:type="spellStart"/>
      <w:r w:rsidR="003C436E" w:rsidRPr="003C436E">
        <w:rPr>
          <w:rFonts w:ascii="Times New Roman" w:hAnsi="Times New Roman" w:cs="Times New Roman"/>
          <w:sz w:val="20"/>
          <w:szCs w:val="20"/>
        </w:rPr>
        <w:t>Prekmurje</w:t>
      </w:r>
      <w:proofErr w:type="spellEnd"/>
      <w:r w:rsidR="003C436E" w:rsidRPr="003C436E">
        <w:rPr>
          <w:rFonts w:ascii="Times New Roman" w:hAnsi="Times New Roman" w:cs="Times New Roman"/>
          <w:sz w:val="20"/>
          <w:szCs w:val="20"/>
        </w:rPr>
        <w:t xml:space="preserve"> and Eastern Styrian varieties and the Central Slovenian standard language with its Carnio</w:t>
      </w:r>
      <w:r w:rsidR="008C1D02">
        <w:rPr>
          <w:rFonts w:ascii="Times New Roman" w:hAnsi="Times New Roman" w:cs="Times New Roman"/>
          <w:sz w:val="20"/>
          <w:szCs w:val="20"/>
        </w:rPr>
        <w:t xml:space="preserve">lan and </w:t>
      </w:r>
      <w:proofErr w:type="spellStart"/>
      <w:r w:rsidR="008C1D02">
        <w:rPr>
          <w:rFonts w:ascii="Times New Roman" w:hAnsi="Times New Roman" w:cs="Times New Roman"/>
          <w:sz w:val="20"/>
          <w:szCs w:val="20"/>
        </w:rPr>
        <w:t>Carinthian</w:t>
      </w:r>
      <w:proofErr w:type="spellEnd"/>
      <w:r w:rsidR="008C1D02">
        <w:rPr>
          <w:rFonts w:ascii="Times New Roman" w:hAnsi="Times New Roman" w:cs="Times New Roman"/>
          <w:sz w:val="20"/>
          <w:szCs w:val="20"/>
        </w:rPr>
        <w:t xml:space="preserve"> varieties. </w:t>
      </w:r>
    </w:p>
  </w:footnote>
  <w:footnote w:id="8">
    <w:p w14:paraId="56C2DCBC" w14:textId="052D6968" w:rsidR="009B00E2" w:rsidRPr="00B55215" w:rsidRDefault="009B00E2" w:rsidP="00086083">
      <w:pPr>
        <w:pStyle w:val="FootnoteText"/>
        <w:jc w:val="both"/>
      </w:pPr>
      <w:r w:rsidRPr="00B55215">
        <w:rPr>
          <w:rStyle w:val="FootnoteReference"/>
        </w:rPr>
        <w:footnoteRef/>
      </w:r>
      <w:r w:rsidRPr="00B55215">
        <w:t xml:space="preserve"> </w:t>
      </w:r>
      <w:r w:rsidRPr="00B55215">
        <w:rPr>
          <w:rFonts w:ascii="Times New Roman" w:hAnsi="Times New Roman" w:cs="Times New Roman"/>
          <w:sz w:val="20"/>
          <w:szCs w:val="20"/>
        </w:rPr>
        <w:t xml:space="preserve">For a detailed description of the method, see section </w:t>
      </w:r>
      <w:r w:rsidR="00C12650">
        <w:rPr>
          <w:rFonts w:ascii="Times New Roman" w:hAnsi="Times New Roman" w:cs="Times New Roman"/>
          <w:sz w:val="20"/>
          <w:szCs w:val="20"/>
        </w:rPr>
        <w:t>“</w:t>
      </w:r>
      <w:r w:rsidRPr="00086083">
        <w:rPr>
          <w:rFonts w:ascii="Times New Roman" w:hAnsi="Times New Roman" w:cs="Times New Roman"/>
          <w:iCs/>
          <w:sz w:val="20"/>
          <w:szCs w:val="20"/>
        </w:rPr>
        <w:t>12.2 Linking the Apparatus to the Text</w:t>
      </w:r>
      <w:r w:rsidR="00C12650">
        <w:rPr>
          <w:rFonts w:ascii="Times New Roman" w:hAnsi="Times New Roman" w:cs="Times New Roman"/>
          <w:iCs/>
          <w:sz w:val="20"/>
          <w:szCs w:val="20"/>
        </w:rPr>
        <w:t>”</w:t>
      </w:r>
      <w:r w:rsidRPr="00B55215">
        <w:rPr>
          <w:rFonts w:ascii="Times New Roman" w:hAnsi="Times New Roman" w:cs="Times New Roman"/>
          <w:sz w:val="20"/>
          <w:szCs w:val="20"/>
        </w:rPr>
        <w:t xml:space="preserve"> of the TEI </w:t>
      </w:r>
      <w:r w:rsidRPr="00086083">
        <w:rPr>
          <w:rFonts w:ascii="Times New Roman" w:hAnsi="Times New Roman" w:cs="Times New Roman"/>
          <w:sz w:val="20"/>
          <w:szCs w:val="20"/>
        </w:rPr>
        <w:t>Guidelines</w:t>
      </w:r>
      <w:r w:rsidR="00C12650">
        <w:rPr>
          <w:rFonts w:ascii="Times New Roman" w:hAnsi="Times New Roman" w:cs="Times New Roman"/>
          <w:sz w:val="20"/>
          <w:szCs w:val="20"/>
        </w:rPr>
        <w:t xml:space="preserve">, </w:t>
      </w:r>
      <w:r w:rsidR="00C12650" w:rsidRPr="00086083">
        <w:rPr>
          <w:rFonts w:ascii="Times New Roman" w:hAnsi="Times New Roman" w:cs="Times New Roman"/>
          <w:i/>
          <w:sz w:val="20"/>
          <w:szCs w:val="20"/>
        </w:rPr>
        <w:t>12 Critical Apparatus - The TEI Guidelines</w:t>
      </w:r>
      <w:r w:rsidR="00C12650">
        <w:rPr>
          <w:rFonts w:ascii="Times New Roman" w:hAnsi="Times New Roman" w:cs="Times New Roman"/>
          <w:sz w:val="20"/>
          <w:szCs w:val="20"/>
        </w:rPr>
        <w:t xml:space="preserve">, </w:t>
      </w:r>
      <w:hyperlink r:id="rId4" w:history="1">
        <w:r w:rsidRPr="00086083">
          <w:rPr>
            <w:rStyle w:val="Hyperlink"/>
            <w:rFonts w:ascii="Times New Roman" w:hAnsi="Times New Roman" w:cs="Times New Roman"/>
            <w:color w:val="auto"/>
            <w:sz w:val="20"/>
            <w:szCs w:val="20"/>
            <w:u w:val="none"/>
          </w:rPr>
          <w:t>https://www.tei-c.org/release/doc/tei-p5-doc/en/html/TC.html</w:t>
        </w:r>
      </w:hyperlink>
      <w:r w:rsidRPr="00B55215">
        <w:rPr>
          <w:rFonts w:ascii="Times New Roman" w:hAnsi="Times New Roman" w:cs="Times New Roman"/>
          <w:sz w:val="20"/>
          <w:szCs w:val="20"/>
        </w:rPr>
        <w:t>.</w:t>
      </w:r>
    </w:p>
  </w:footnote>
  <w:footnote w:id="9">
    <w:p w14:paraId="0C9AE999" w14:textId="5615C923" w:rsidR="009B00E2" w:rsidRPr="00B55215" w:rsidRDefault="009B00E2">
      <w:pPr>
        <w:pStyle w:val="LRECfootnote"/>
      </w:pPr>
      <w:r w:rsidRPr="00B55215">
        <w:rPr>
          <w:rStyle w:val="FootnoteReference"/>
        </w:rPr>
        <w:footnoteRef/>
      </w:r>
      <w:r w:rsidRPr="00B55215">
        <w:t xml:space="preserve"> For a comprehensive historical outline of the views that </w:t>
      </w:r>
      <w:r>
        <w:t>have been</w:t>
      </w:r>
      <w:r w:rsidRPr="00B55215">
        <w:t xml:space="preserve"> formed in textual criticism with regard to this question, see </w:t>
      </w:r>
      <w:proofErr w:type="spellStart"/>
      <w:r w:rsidRPr="00B55215">
        <w:t>Sahle</w:t>
      </w:r>
      <w:proofErr w:type="spellEnd"/>
      <w:r w:rsidRPr="00B55215">
        <w:t xml:space="preserve"> </w:t>
      </w:r>
      <w:r w:rsidR="005C553A">
        <w:t>(</w:t>
      </w:r>
      <w:r w:rsidRPr="00B55215">
        <w:t>2013</w:t>
      </w:r>
      <w:r w:rsidR="00C12650">
        <w:t>,</w:t>
      </w:r>
      <w:r w:rsidRPr="00B55215">
        <w:t xml:space="preserve"> 172</w:t>
      </w:r>
      <w:r w:rsidR="00B82547">
        <w:t>-</w:t>
      </w:r>
      <w:r w:rsidRPr="00B55215">
        <w:t>73</w:t>
      </w:r>
      <w:r w:rsidR="005C553A">
        <w:t>)</w:t>
      </w:r>
      <w:r w:rsidRPr="00B55215">
        <w:t>.</w:t>
      </w:r>
    </w:p>
  </w:footnote>
  <w:footnote w:id="10">
    <w:p w14:paraId="2E004922" w14:textId="23EE25E8" w:rsidR="009B00E2" w:rsidRPr="00B55215" w:rsidRDefault="009B00E2" w:rsidP="00086083">
      <w:pPr>
        <w:pStyle w:val="FootnoteText"/>
        <w:jc w:val="both"/>
        <w:rPr>
          <w:rFonts w:ascii="Times New Roman" w:hAnsi="Times New Roman" w:cs="Times New Roman"/>
          <w:sz w:val="20"/>
          <w:szCs w:val="20"/>
        </w:rPr>
      </w:pPr>
      <w:r w:rsidRPr="00B55215">
        <w:rPr>
          <w:rStyle w:val="FootnoteReference"/>
          <w:rFonts w:ascii="Times New Roman" w:hAnsi="Times New Roman" w:cs="Times New Roman"/>
          <w:sz w:val="20"/>
          <w:szCs w:val="20"/>
        </w:rPr>
        <w:footnoteRef/>
      </w:r>
      <w:r w:rsidRPr="00B55215">
        <w:rPr>
          <w:rFonts w:ascii="Times New Roman" w:hAnsi="Times New Roman" w:cs="Times New Roman"/>
          <w:sz w:val="20"/>
          <w:szCs w:val="20"/>
        </w:rPr>
        <w:t xml:space="preserve"> Cf.</w:t>
      </w:r>
      <w:r w:rsidR="00C12650">
        <w:rPr>
          <w:rFonts w:ascii="Times New Roman" w:hAnsi="Times New Roman" w:cs="Times New Roman"/>
          <w:sz w:val="20"/>
          <w:szCs w:val="20"/>
        </w:rPr>
        <w:t xml:space="preserve"> </w:t>
      </w:r>
      <w:r w:rsidR="00C12650" w:rsidRPr="00086083">
        <w:rPr>
          <w:rFonts w:ascii="Times New Roman" w:hAnsi="Times New Roman" w:cs="Times New Roman"/>
          <w:i/>
          <w:sz w:val="20"/>
          <w:szCs w:val="20"/>
        </w:rPr>
        <w:t>Versioning Machine 5.0</w:t>
      </w:r>
      <w:r w:rsidR="00C12650">
        <w:rPr>
          <w:rFonts w:ascii="Times New Roman" w:hAnsi="Times New Roman" w:cs="Times New Roman"/>
          <w:sz w:val="20"/>
          <w:szCs w:val="20"/>
        </w:rPr>
        <w:t>,</w:t>
      </w:r>
      <w:r w:rsidRPr="00B55215">
        <w:rPr>
          <w:rFonts w:ascii="Times New Roman" w:hAnsi="Times New Roman" w:cs="Times New Roman"/>
          <w:sz w:val="20"/>
          <w:szCs w:val="20"/>
        </w:rPr>
        <w:t xml:space="preserve"> </w:t>
      </w:r>
      <w:hyperlink r:id="rId5" w:history="1">
        <w:r w:rsidRPr="00B55215">
          <w:rPr>
            <w:rStyle w:val="Hyperlink"/>
            <w:rFonts w:ascii="Times New Roman" w:hAnsi="Times New Roman" w:cs="Times New Roman"/>
            <w:color w:val="auto"/>
            <w:sz w:val="20"/>
            <w:szCs w:val="20"/>
            <w:u w:val="none"/>
          </w:rPr>
          <w:t>http://v-machine.org/</w:t>
        </w:r>
      </w:hyperlink>
      <w:r w:rsidRPr="00B55215">
        <w:rPr>
          <w:rStyle w:val="Hyperlink"/>
          <w:rFonts w:ascii="Times New Roman" w:hAnsi="Times New Roman" w:cs="Times New Roman"/>
          <w:color w:val="auto"/>
          <w:sz w:val="20"/>
          <w:szCs w:val="20"/>
          <w:u w:val="none"/>
        </w:rPr>
        <w:t>.</w:t>
      </w:r>
    </w:p>
  </w:footnote>
  <w:footnote w:id="11">
    <w:p w14:paraId="5C0259D1" w14:textId="1CD239A8" w:rsidR="009B00E2" w:rsidRPr="00B55215" w:rsidRDefault="009B00E2" w:rsidP="00086083">
      <w:pPr>
        <w:pStyle w:val="FootnoteText"/>
        <w:jc w:val="both"/>
        <w:rPr>
          <w:rStyle w:val="Hyperlink"/>
          <w:rFonts w:ascii="Times New Roman" w:hAnsi="Times New Roman" w:cs="Times New Roman"/>
          <w:color w:val="auto"/>
          <w:sz w:val="20"/>
          <w:szCs w:val="20"/>
          <w:u w:val="none"/>
        </w:rPr>
      </w:pPr>
      <w:r w:rsidRPr="00B55215">
        <w:rPr>
          <w:rStyle w:val="FootnoteReference"/>
          <w:rFonts w:ascii="Times New Roman" w:hAnsi="Times New Roman" w:cs="Times New Roman"/>
          <w:sz w:val="20"/>
          <w:szCs w:val="20"/>
        </w:rPr>
        <w:footnoteRef/>
      </w:r>
      <w:r w:rsidRPr="00B55215">
        <w:rPr>
          <w:rStyle w:val="FootnoteReference"/>
          <w:rFonts w:ascii="Times New Roman" w:hAnsi="Times New Roman" w:cs="Times New Roman"/>
          <w:sz w:val="20"/>
          <w:szCs w:val="20"/>
        </w:rPr>
        <w:t xml:space="preserve"> </w:t>
      </w:r>
      <w:r w:rsidR="00C12650" w:rsidRPr="00086083">
        <w:rPr>
          <w:rFonts w:ascii="Times New Roman" w:hAnsi="Times New Roman" w:cs="Times New Roman"/>
          <w:i/>
          <w:sz w:val="20"/>
          <w:szCs w:val="20"/>
        </w:rPr>
        <w:t>DOCX to TEI to HTML conversion</w:t>
      </w:r>
      <w:r w:rsidR="00C12650">
        <w:rPr>
          <w:rFonts w:ascii="Times New Roman" w:hAnsi="Times New Roman" w:cs="Times New Roman"/>
          <w:sz w:val="20"/>
          <w:szCs w:val="20"/>
        </w:rPr>
        <w:t xml:space="preserve">, </w:t>
      </w:r>
      <w:hyperlink r:id="rId6" w:history="1">
        <w:r w:rsidRPr="00B55215">
          <w:rPr>
            <w:rStyle w:val="Hyperlink"/>
            <w:rFonts w:ascii="Times New Roman" w:hAnsi="Times New Roman" w:cs="Times New Roman"/>
            <w:color w:val="auto"/>
            <w:sz w:val="20"/>
            <w:szCs w:val="20"/>
            <w:u w:val="none"/>
          </w:rPr>
          <w:t>http://nl.ijs.si/tei/convert/</w:t>
        </w:r>
      </w:hyperlink>
      <w:r w:rsidR="00C12650">
        <w:rPr>
          <w:rStyle w:val="Hyperlink"/>
          <w:rFonts w:ascii="Times New Roman" w:hAnsi="Times New Roman" w:cs="Times New Roman"/>
          <w:color w:val="auto"/>
          <w:sz w:val="20"/>
          <w:szCs w:val="20"/>
          <w:u w:val="none"/>
        </w:rPr>
        <w:t>.</w:t>
      </w:r>
    </w:p>
  </w:footnote>
  <w:footnote w:id="12">
    <w:p w14:paraId="613C972B" w14:textId="77777777" w:rsidR="009B00E2" w:rsidRPr="00B55215" w:rsidRDefault="009B00E2">
      <w:pPr>
        <w:pStyle w:val="LRECfootnote"/>
      </w:pPr>
      <w:r w:rsidRPr="00B55215">
        <w:rPr>
          <w:rStyle w:val="FootnoteReference"/>
        </w:rPr>
        <w:footnoteRef/>
      </w:r>
      <w:r w:rsidRPr="00B55215">
        <w:t xml:space="preserve"> </w:t>
      </w:r>
      <w:r w:rsidRPr="009B00E2">
        <w:t xml:space="preserve">The conversion service operates at the address </w:t>
      </w:r>
      <w:hyperlink r:id="rId7" w:history="1">
        <w:r w:rsidRPr="00086083">
          <w:rPr>
            <w:rStyle w:val="Hyperlink"/>
            <w:color w:val="auto"/>
            <w:u w:val="none"/>
          </w:rPr>
          <w:t>http://nl.ijs.si/tei/convert/</w:t>
        </w:r>
      </w:hyperlink>
      <w:r w:rsidRPr="009B00E2">
        <w:t>, by selecting the conversion profile ZRC.</w:t>
      </w:r>
      <w:r w:rsidRPr="00B55215">
        <w:t xml:space="preserve"> </w:t>
      </w:r>
    </w:p>
    <w:p w14:paraId="6C802A34" w14:textId="77777777" w:rsidR="009B00E2" w:rsidRPr="00B55215" w:rsidRDefault="009B00E2" w:rsidP="00086083">
      <w:pPr>
        <w:pStyle w:val="FootnoteText"/>
        <w:jc w:val="both"/>
      </w:pPr>
    </w:p>
  </w:footnote>
  <w:footnote w:id="13">
    <w:p w14:paraId="0BE00814" w14:textId="16987625" w:rsidR="009B00E2" w:rsidRPr="00B55215" w:rsidRDefault="009B00E2">
      <w:pPr>
        <w:pStyle w:val="LRECfootnote"/>
      </w:pPr>
      <w:r w:rsidRPr="00B55215">
        <w:rPr>
          <w:rStyle w:val="FootnoteReference"/>
        </w:rPr>
        <w:footnoteRef/>
      </w:r>
      <w:r w:rsidRPr="00B55215">
        <w:t xml:space="preserve"> The </w:t>
      </w:r>
      <w:r>
        <w:t>c</w:t>
      </w:r>
      <w:r w:rsidRPr="00B55215">
        <w:t xml:space="preserve">onsortium developing the tool includes CNRS and </w:t>
      </w:r>
      <w:r>
        <w:t xml:space="preserve">the </w:t>
      </w:r>
      <w:r w:rsidRPr="00B55215">
        <w:t xml:space="preserve">University of Lyon, cf. </w:t>
      </w:r>
      <w:r w:rsidR="00C12650" w:rsidRPr="00086083">
        <w:rPr>
          <w:i/>
        </w:rPr>
        <w:t>TEI Critical Apparatus Toolbox</w:t>
      </w:r>
      <w:r w:rsidR="00C12650">
        <w:t xml:space="preserve">, </w:t>
      </w:r>
      <w:hyperlink r:id="rId8" w:history="1">
        <w:r w:rsidRPr="00086083">
          <w:rPr>
            <w:rStyle w:val="Hyperlink"/>
            <w:color w:val="auto"/>
            <w:u w:val="none"/>
          </w:rPr>
          <w:t>http://teicat.huma-num.fr/index.php</w:t>
        </w:r>
      </w:hyperlink>
      <w:r w:rsidRPr="00B55215">
        <w:t xml:space="preserve">. </w:t>
      </w:r>
    </w:p>
  </w:footnote>
  <w:footnote w:id="14">
    <w:p w14:paraId="2CA28C0F" w14:textId="77777777" w:rsidR="009B00E2" w:rsidRPr="00B55215" w:rsidRDefault="009B00E2" w:rsidP="00086083">
      <w:pPr>
        <w:pStyle w:val="FootnoteText"/>
        <w:jc w:val="both"/>
        <w:rPr>
          <w:rFonts w:ascii="Times New Roman" w:hAnsi="Times New Roman" w:cs="Times New Roman"/>
          <w:sz w:val="20"/>
          <w:szCs w:val="20"/>
        </w:rPr>
      </w:pPr>
      <w:r w:rsidRPr="00B55215">
        <w:rPr>
          <w:rStyle w:val="FootnoteReference"/>
          <w:rFonts w:ascii="Times New Roman" w:hAnsi="Times New Roman" w:cs="Times New Roman"/>
          <w:sz w:val="20"/>
          <w:szCs w:val="20"/>
        </w:rPr>
        <w:footnoteRef/>
      </w:r>
      <w:r w:rsidRPr="00B55215">
        <w:rPr>
          <w:rFonts w:ascii="Times New Roman" w:hAnsi="Times New Roman" w:cs="Times New Roman"/>
          <w:sz w:val="20"/>
          <w:szCs w:val="20"/>
        </w:rPr>
        <w:t xml:space="preserve"> The EVT tool is freely </w:t>
      </w:r>
      <w:r>
        <w:rPr>
          <w:rFonts w:ascii="Times New Roman" w:hAnsi="Times New Roman" w:cs="Times New Roman"/>
          <w:sz w:val="20"/>
          <w:szCs w:val="20"/>
        </w:rPr>
        <w:t>available</w:t>
      </w:r>
      <w:r w:rsidRPr="00B55215">
        <w:rPr>
          <w:rFonts w:ascii="Times New Roman" w:hAnsi="Times New Roman" w:cs="Times New Roman"/>
          <w:sz w:val="20"/>
          <w:szCs w:val="20"/>
        </w:rPr>
        <w:t xml:space="preserve"> for download to a personal computer and </w:t>
      </w:r>
      <w:r>
        <w:rPr>
          <w:rFonts w:ascii="Times New Roman" w:hAnsi="Times New Roman" w:cs="Times New Roman"/>
          <w:sz w:val="20"/>
          <w:szCs w:val="20"/>
        </w:rPr>
        <w:t xml:space="preserve">is </w:t>
      </w:r>
      <w:r w:rsidRPr="00B55215">
        <w:rPr>
          <w:rFonts w:ascii="Times New Roman" w:hAnsi="Times New Roman" w:cs="Times New Roman"/>
          <w:sz w:val="20"/>
          <w:szCs w:val="20"/>
        </w:rPr>
        <w:t xml:space="preserve">easy to install.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6D6779"/>
    <w:multiLevelType w:val="hybridMultilevel"/>
    <w:tmpl w:val="91AE403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247713E3"/>
    <w:multiLevelType w:val="hybridMultilevel"/>
    <w:tmpl w:val="1BD8710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15:restartNumberingAfterBreak="0">
    <w:nsid w:val="4311137C"/>
    <w:multiLevelType w:val="hybridMultilevel"/>
    <w:tmpl w:val="938CFC0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61D162E8"/>
    <w:multiLevelType w:val="hybridMultilevel"/>
    <w:tmpl w:val="59F6C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trackRevision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662E"/>
    <w:rsid w:val="0000675E"/>
    <w:rsid w:val="00014296"/>
    <w:rsid w:val="00016BC9"/>
    <w:rsid w:val="00020139"/>
    <w:rsid w:val="000224E4"/>
    <w:rsid w:val="00025D29"/>
    <w:rsid w:val="00026879"/>
    <w:rsid w:val="000273F8"/>
    <w:rsid w:val="00033C85"/>
    <w:rsid w:val="00040A3E"/>
    <w:rsid w:val="0004453C"/>
    <w:rsid w:val="000447AC"/>
    <w:rsid w:val="00047C2B"/>
    <w:rsid w:val="000503EF"/>
    <w:rsid w:val="00050FC8"/>
    <w:rsid w:val="0005149C"/>
    <w:rsid w:val="00051C3B"/>
    <w:rsid w:val="00053768"/>
    <w:rsid w:val="00062DD8"/>
    <w:rsid w:val="00064D78"/>
    <w:rsid w:val="00065FD0"/>
    <w:rsid w:val="000667FE"/>
    <w:rsid w:val="000672E9"/>
    <w:rsid w:val="00070405"/>
    <w:rsid w:val="00071076"/>
    <w:rsid w:val="000730A2"/>
    <w:rsid w:val="00074530"/>
    <w:rsid w:val="000752E5"/>
    <w:rsid w:val="00075B13"/>
    <w:rsid w:val="00082C53"/>
    <w:rsid w:val="0008360C"/>
    <w:rsid w:val="00083EE4"/>
    <w:rsid w:val="000854F4"/>
    <w:rsid w:val="00086083"/>
    <w:rsid w:val="00087C83"/>
    <w:rsid w:val="00091574"/>
    <w:rsid w:val="00091DA7"/>
    <w:rsid w:val="00096F3C"/>
    <w:rsid w:val="0009786E"/>
    <w:rsid w:val="000A3768"/>
    <w:rsid w:val="000A60C7"/>
    <w:rsid w:val="000A6BC7"/>
    <w:rsid w:val="000A75C5"/>
    <w:rsid w:val="000B1644"/>
    <w:rsid w:val="000B300F"/>
    <w:rsid w:val="000B4855"/>
    <w:rsid w:val="000B5C25"/>
    <w:rsid w:val="000C0F0B"/>
    <w:rsid w:val="000C115E"/>
    <w:rsid w:val="000C1240"/>
    <w:rsid w:val="000C2834"/>
    <w:rsid w:val="000C2C40"/>
    <w:rsid w:val="000C2C54"/>
    <w:rsid w:val="000C2DEE"/>
    <w:rsid w:val="000C7C67"/>
    <w:rsid w:val="000D1087"/>
    <w:rsid w:val="000D152A"/>
    <w:rsid w:val="000D766A"/>
    <w:rsid w:val="000D7BBF"/>
    <w:rsid w:val="000E0B21"/>
    <w:rsid w:val="000E1BAF"/>
    <w:rsid w:val="000E276F"/>
    <w:rsid w:val="000E3947"/>
    <w:rsid w:val="000E4811"/>
    <w:rsid w:val="000F2124"/>
    <w:rsid w:val="000F45CA"/>
    <w:rsid w:val="000F59A5"/>
    <w:rsid w:val="000F6A43"/>
    <w:rsid w:val="00100214"/>
    <w:rsid w:val="00100324"/>
    <w:rsid w:val="00101C06"/>
    <w:rsid w:val="00103606"/>
    <w:rsid w:val="0011406B"/>
    <w:rsid w:val="00115B54"/>
    <w:rsid w:val="00120F6B"/>
    <w:rsid w:val="00121E9E"/>
    <w:rsid w:val="00122067"/>
    <w:rsid w:val="001241D0"/>
    <w:rsid w:val="00126A48"/>
    <w:rsid w:val="00134B44"/>
    <w:rsid w:val="001373F4"/>
    <w:rsid w:val="00137780"/>
    <w:rsid w:val="001378E7"/>
    <w:rsid w:val="00140EF1"/>
    <w:rsid w:val="00145EA5"/>
    <w:rsid w:val="001474A4"/>
    <w:rsid w:val="001503BE"/>
    <w:rsid w:val="00152290"/>
    <w:rsid w:val="00156FC1"/>
    <w:rsid w:val="00163746"/>
    <w:rsid w:val="00164173"/>
    <w:rsid w:val="0016428C"/>
    <w:rsid w:val="00170922"/>
    <w:rsid w:val="00172086"/>
    <w:rsid w:val="00172814"/>
    <w:rsid w:val="00174763"/>
    <w:rsid w:val="00176BEA"/>
    <w:rsid w:val="0017771A"/>
    <w:rsid w:val="00187F54"/>
    <w:rsid w:val="001A161E"/>
    <w:rsid w:val="001A16D6"/>
    <w:rsid w:val="001A2DC7"/>
    <w:rsid w:val="001B0378"/>
    <w:rsid w:val="001B0497"/>
    <w:rsid w:val="001B0875"/>
    <w:rsid w:val="001B2AFD"/>
    <w:rsid w:val="001C0B35"/>
    <w:rsid w:val="001C49C7"/>
    <w:rsid w:val="001C5AFC"/>
    <w:rsid w:val="001C65EE"/>
    <w:rsid w:val="001D2383"/>
    <w:rsid w:val="001D24F4"/>
    <w:rsid w:val="001D5034"/>
    <w:rsid w:val="001E1E1E"/>
    <w:rsid w:val="001E2453"/>
    <w:rsid w:val="001E415C"/>
    <w:rsid w:val="001E4D02"/>
    <w:rsid w:val="001E791F"/>
    <w:rsid w:val="001F2805"/>
    <w:rsid w:val="001F2855"/>
    <w:rsid w:val="001F47DF"/>
    <w:rsid w:val="001F64BD"/>
    <w:rsid w:val="002051BF"/>
    <w:rsid w:val="00207AF7"/>
    <w:rsid w:val="002117A5"/>
    <w:rsid w:val="00213F8B"/>
    <w:rsid w:val="0021588F"/>
    <w:rsid w:val="0021740E"/>
    <w:rsid w:val="0022510B"/>
    <w:rsid w:val="00225518"/>
    <w:rsid w:val="00225DE0"/>
    <w:rsid w:val="0023112B"/>
    <w:rsid w:val="002324C2"/>
    <w:rsid w:val="00233C74"/>
    <w:rsid w:val="00240DE7"/>
    <w:rsid w:val="0024152C"/>
    <w:rsid w:val="00242D24"/>
    <w:rsid w:val="00243A3B"/>
    <w:rsid w:val="00246A00"/>
    <w:rsid w:val="0025018E"/>
    <w:rsid w:val="00250548"/>
    <w:rsid w:val="002542CB"/>
    <w:rsid w:val="00254349"/>
    <w:rsid w:val="00254C33"/>
    <w:rsid w:val="00255D96"/>
    <w:rsid w:val="002620E7"/>
    <w:rsid w:val="00274957"/>
    <w:rsid w:val="00282659"/>
    <w:rsid w:val="00282A41"/>
    <w:rsid w:val="0028377B"/>
    <w:rsid w:val="002842F5"/>
    <w:rsid w:val="00285932"/>
    <w:rsid w:val="002927B3"/>
    <w:rsid w:val="00293803"/>
    <w:rsid w:val="002957E9"/>
    <w:rsid w:val="002967BD"/>
    <w:rsid w:val="002A100C"/>
    <w:rsid w:val="002A2224"/>
    <w:rsid w:val="002A55A9"/>
    <w:rsid w:val="002A6C18"/>
    <w:rsid w:val="002A6E28"/>
    <w:rsid w:val="002B21CD"/>
    <w:rsid w:val="002B29D6"/>
    <w:rsid w:val="002B40F1"/>
    <w:rsid w:val="002C0C77"/>
    <w:rsid w:val="002C16C4"/>
    <w:rsid w:val="002C2826"/>
    <w:rsid w:val="002C7EBA"/>
    <w:rsid w:val="002D3CF0"/>
    <w:rsid w:val="002D5BA3"/>
    <w:rsid w:val="002E4846"/>
    <w:rsid w:val="002E48B5"/>
    <w:rsid w:val="002F421D"/>
    <w:rsid w:val="002F4C33"/>
    <w:rsid w:val="002F6C5E"/>
    <w:rsid w:val="002F78F8"/>
    <w:rsid w:val="00300B4C"/>
    <w:rsid w:val="00300DCE"/>
    <w:rsid w:val="00307959"/>
    <w:rsid w:val="00313FDB"/>
    <w:rsid w:val="0032666A"/>
    <w:rsid w:val="00333A3B"/>
    <w:rsid w:val="003347B7"/>
    <w:rsid w:val="00334A8A"/>
    <w:rsid w:val="0033760D"/>
    <w:rsid w:val="00345D68"/>
    <w:rsid w:val="00350424"/>
    <w:rsid w:val="00351C48"/>
    <w:rsid w:val="00355DB9"/>
    <w:rsid w:val="00356912"/>
    <w:rsid w:val="00356C10"/>
    <w:rsid w:val="00357F7E"/>
    <w:rsid w:val="00360ADA"/>
    <w:rsid w:val="00361587"/>
    <w:rsid w:val="003616DA"/>
    <w:rsid w:val="00364AE2"/>
    <w:rsid w:val="00367192"/>
    <w:rsid w:val="00372442"/>
    <w:rsid w:val="00373EC6"/>
    <w:rsid w:val="00375C8E"/>
    <w:rsid w:val="0037697B"/>
    <w:rsid w:val="00377503"/>
    <w:rsid w:val="00377FA7"/>
    <w:rsid w:val="00380BED"/>
    <w:rsid w:val="00381E37"/>
    <w:rsid w:val="00382297"/>
    <w:rsid w:val="003828A5"/>
    <w:rsid w:val="00383483"/>
    <w:rsid w:val="00383613"/>
    <w:rsid w:val="0038430F"/>
    <w:rsid w:val="00385D2D"/>
    <w:rsid w:val="00385EE1"/>
    <w:rsid w:val="00390E0D"/>
    <w:rsid w:val="00391AED"/>
    <w:rsid w:val="00392D9C"/>
    <w:rsid w:val="0039704F"/>
    <w:rsid w:val="003A07C4"/>
    <w:rsid w:val="003A0AC1"/>
    <w:rsid w:val="003A2105"/>
    <w:rsid w:val="003A257D"/>
    <w:rsid w:val="003A661D"/>
    <w:rsid w:val="003B40CA"/>
    <w:rsid w:val="003B4441"/>
    <w:rsid w:val="003B5500"/>
    <w:rsid w:val="003B6DDC"/>
    <w:rsid w:val="003C1BA6"/>
    <w:rsid w:val="003C436E"/>
    <w:rsid w:val="003C6AB4"/>
    <w:rsid w:val="003D5464"/>
    <w:rsid w:val="003E1868"/>
    <w:rsid w:val="003E3349"/>
    <w:rsid w:val="003E43F0"/>
    <w:rsid w:val="003E4CC6"/>
    <w:rsid w:val="003E678E"/>
    <w:rsid w:val="003E6AD4"/>
    <w:rsid w:val="003E7D99"/>
    <w:rsid w:val="003F25CE"/>
    <w:rsid w:val="003F2688"/>
    <w:rsid w:val="003F3709"/>
    <w:rsid w:val="003F3ABB"/>
    <w:rsid w:val="00400164"/>
    <w:rsid w:val="004017EA"/>
    <w:rsid w:val="00401FD1"/>
    <w:rsid w:val="00410E96"/>
    <w:rsid w:val="0041269F"/>
    <w:rsid w:val="00417133"/>
    <w:rsid w:val="00417462"/>
    <w:rsid w:val="004210FD"/>
    <w:rsid w:val="00421815"/>
    <w:rsid w:val="00421B43"/>
    <w:rsid w:val="00424A56"/>
    <w:rsid w:val="00425225"/>
    <w:rsid w:val="00425FC5"/>
    <w:rsid w:val="004264DD"/>
    <w:rsid w:val="00427E3A"/>
    <w:rsid w:val="00430F0E"/>
    <w:rsid w:val="00431E1D"/>
    <w:rsid w:val="00436562"/>
    <w:rsid w:val="00436F77"/>
    <w:rsid w:val="004373F5"/>
    <w:rsid w:val="00444FD8"/>
    <w:rsid w:val="00445F9A"/>
    <w:rsid w:val="0044738C"/>
    <w:rsid w:val="004507C6"/>
    <w:rsid w:val="00452F41"/>
    <w:rsid w:val="00453062"/>
    <w:rsid w:val="00462100"/>
    <w:rsid w:val="004667C4"/>
    <w:rsid w:val="00474D39"/>
    <w:rsid w:val="004759C4"/>
    <w:rsid w:val="00480A60"/>
    <w:rsid w:val="00480EDA"/>
    <w:rsid w:val="004938E9"/>
    <w:rsid w:val="004A0459"/>
    <w:rsid w:val="004A1593"/>
    <w:rsid w:val="004A3BE1"/>
    <w:rsid w:val="004A5C3A"/>
    <w:rsid w:val="004A69F7"/>
    <w:rsid w:val="004A7C0F"/>
    <w:rsid w:val="004B57A2"/>
    <w:rsid w:val="004C44B9"/>
    <w:rsid w:val="004C4C20"/>
    <w:rsid w:val="004D5C43"/>
    <w:rsid w:val="004D5CCD"/>
    <w:rsid w:val="004D7C1E"/>
    <w:rsid w:val="004E01B3"/>
    <w:rsid w:val="004E71A8"/>
    <w:rsid w:val="004F03C7"/>
    <w:rsid w:val="004F1517"/>
    <w:rsid w:val="004F1836"/>
    <w:rsid w:val="004F7334"/>
    <w:rsid w:val="00501735"/>
    <w:rsid w:val="0051676A"/>
    <w:rsid w:val="0052449E"/>
    <w:rsid w:val="00525231"/>
    <w:rsid w:val="00526A85"/>
    <w:rsid w:val="00540035"/>
    <w:rsid w:val="005406B7"/>
    <w:rsid w:val="005500C5"/>
    <w:rsid w:val="005514CB"/>
    <w:rsid w:val="005525A4"/>
    <w:rsid w:val="005529B7"/>
    <w:rsid w:val="00552EA3"/>
    <w:rsid w:val="005563B8"/>
    <w:rsid w:val="005614D0"/>
    <w:rsid w:val="0056454A"/>
    <w:rsid w:val="00570DA8"/>
    <w:rsid w:val="0057274C"/>
    <w:rsid w:val="005763E9"/>
    <w:rsid w:val="00581151"/>
    <w:rsid w:val="00581DB2"/>
    <w:rsid w:val="0059099B"/>
    <w:rsid w:val="00593D58"/>
    <w:rsid w:val="00594C30"/>
    <w:rsid w:val="005958E1"/>
    <w:rsid w:val="00595C36"/>
    <w:rsid w:val="00595C55"/>
    <w:rsid w:val="005A1A98"/>
    <w:rsid w:val="005A1F22"/>
    <w:rsid w:val="005B1B41"/>
    <w:rsid w:val="005B28C0"/>
    <w:rsid w:val="005B5DFB"/>
    <w:rsid w:val="005B6046"/>
    <w:rsid w:val="005C17BB"/>
    <w:rsid w:val="005C3EF0"/>
    <w:rsid w:val="005C553A"/>
    <w:rsid w:val="005C5847"/>
    <w:rsid w:val="005C7BB1"/>
    <w:rsid w:val="005D0CC2"/>
    <w:rsid w:val="005D52E4"/>
    <w:rsid w:val="005D57EB"/>
    <w:rsid w:val="005E0A58"/>
    <w:rsid w:val="005E11A1"/>
    <w:rsid w:val="005E616B"/>
    <w:rsid w:val="005F25B6"/>
    <w:rsid w:val="005F4327"/>
    <w:rsid w:val="005F6E9E"/>
    <w:rsid w:val="00601CE8"/>
    <w:rsid w:val="006033DB"/>
    <w:rsid w:val="00603C47"/>
    <w:rsid w:val="00606183"/>
    <w:rsid w:val="00607728"/>
    <w:rsid w:val="00611F66"/>
    <w:rsid w:val="00613DD4"/>
    <w:rsid w:val="00614625"/>
    <w:rsid w:val="00616F4C"/>
    <w:rsid w:val="0061734A"/>
    <w:rsid w:val="00617372"/>
    <w:rsid w:val="0062224F"/>
    <w:rsid w:val="006278A3"/>
    <w:rsid w:val="006322CF"/>
    <w:rsid w:val="00636709"/>
    <w:rsid w:val="00637581"/>
    <w:rsid w:val="00637B04"/>
    <w:rsid w:val="006401CB"/>
    <w:rsid w:val="0064060A"/>
    <w:rsid w:val="00640816"/>
    <w:rsid w:val="00640C00"/>
    <w:rsid w:val="00642C1F"/>
    <w:rsid w:val="00645627"/>
    <w:rsid w:val="00652E3A"/>
    <w:rsid w:val="00653EE0"/>
    <w:rsid w:val="006547DF"/>
    <w:rsid w:val="00660EC7"/>
    <w:rsid w:val="00661946"/>
    <w:rsid w:val="00661FD1"/>
    <w:rsid w:val="0066419B"/>
    <w:rsid w:val="00664BD8"/>
    <w:rsid w:val="00666518"/>
    <w:rsid w:val="0067245B"/>
    <w:rsid w:val="00675158"/>
    <w:rsid w:val="00675708"/>
    <w:rsid w:val="00682A3B"/>
    <w:rsid w:val="006847DA"/>
    <w:rsid w:val="006862A3"/>
    <w:rsid w:val="006862E1"/>
    <w:rsid w:val="006865A2"/>
    <w:rsid w:val="00691625"/>
    <w:rsid w:val="00694697"/>
    <w:rsid w:val="006A230C"/>
    <w:rsid w:val="006A3CC2"/>
    <w:rsid w:val="006A4998"/>
    <w:rsid w:val="006B0ED1"/>
    <w:rsid w:val="006B26BB"/>
    <w:rsid w:val="006B4990"/>
    <w:rsid w:val="006C2714"/>
    <w:rsid w:val="006D18C4"/>
    <w:rsid w:val="006D2516"/>
    <w:rsid w:val="006D4D68"/>
    <w:rsid w:val="006D7AD5"/>
    <w:rsid w:val="006D7E91"/>
    <w:rsid w:val="006E54D4"/>
    <w:rsid w:val="006E73E2"/>
    <w:rsid w:val="006F1B00"/>
    <w:rsid w:val="006F356E"/>
    <w:rsid w:val="006F3F41"/>
    <w:rsid w:val="00703FCE"/>
    <w:rsid w:val="00704332"/>
    <w:rsid w:val="00704B4B"/>
    <w:rsid w:val="0070618F"/>
    <w:rsid w:val="0071034B"/>
    <w:rsid w:val="00711967"/>
    <w:rsid w:val="00711A0F"/>
    <w:rsid w:val="007124F2"/>
    <w:rsid w:val="007207C1"/>
    <w:rsid w:val="007209FE"/>
    <w:rsid w:val="00725415"/>
    <w:rsid w:val="00725AD6"/>
    <w:rsid w:val="007264A8"/>
    <w:rsid w:val="00727C95"/>
    <w:rsid w:val="00732C82"/>
    <w:rsid w:val="007339FB"/>
    <w:rsid w:val="00734368"/>
    <w:rsid w:val="00740598"/>
    <w:rsid w:val="0074103B"/>
    <w:rsid w:val="007425FD"/>
    <w:rsid w:val="00742789"/>
    <w:rsid w:val="00742AE9"/>
    <w:rsid w:val="00744B0D"/>
    <w:rsid w:val="0074667B"/>
    <w:rsid w:val="007513C4"/>
    <w:rsid w:val="00752035"/>
    <w:rsid w:val="00752DC3"/>
    <w:rsid w:val="00753064"/>
    <w:rsid w:val="00753BCC"/>
    <w:rsid w:val="00753C1C"/>
    <w:rsid w:val="00754870"/>
    <w:rsid w:val="0075647C"/>
    <w:rsid w:val="007641FA"/>
    <w:rsid w:val="0076426D"/>
    <w:rsid w:val="0076432A"/>
    <w:rsid w:val="007704C1"/>
    <w:rsid w:val="0077109A"/>
    <w:rsid w:val="00773B37"/>
    <w:rsid w:val="00774124"/>
    <w:rsid w:val="007912C3"/>
    <w:rsid w:val="007A19B6"/>
    <w:rsid w:val="007A2079"/>
    <w:rsid w:val="007A354A"/>
    <w:rsid w:val="007A3CFA"/>
    <w:rsid w:val="007A478A"/>
    <w:rsid w:val="007A5CFF"/>
    <w:rsid w:val="007A6F50"/>
    <w:rsid w:val="007B26E7"/>
    <w:rsid w:val="007B4D1C"/>
    <w:rsid w:val="007B768B"/>
    <w:rsid w:val="007C2FF9"/>
    <w:rsid w:val="007C495D"/>
    <w:rsid w:val="007C5B60"/>
    <w:rsid w:val="007C5E35"/>
    <w:rsid w:val="007C6CB8"/>
    <w:rsid w:val="007D0702"/>
    <w:rsid w:val="007D7E74"/>
    <w:rsid w:val="007E0376"/>
    <w:rsid w:val="007E2072"/>
    <w:rsid w:val="007E418C"/>
    <w:rsid w:val="007E45EF"/>
    <w:rsid w:val="007E611F"/>
    <w:rsid w:val="007F0A73"/>
    <w:rsid w:val="007F184C"/>
    <w:rsid w:val="007F3DAA"/>
    <w:rsid w:val="007F4AF8"/>
    <w:rsid w:val="007F5375"/>
    <w:rsid w:val="008066CB"/>
    <w:rsid w:val="008066EE"/>
    <w:rsid w:val="00807500"/>
    <w:rsid w:val="0081081D"/>
    <w:rsid w:val="00810F9E"/>
    <w:rsid w:val="00813CE0"/>
    <w:rsid w:val="0081681D"/>
    <w:rsid w:val="00816AD1"/>
    <w:rsid w:val="008202B8"/>
    <w:rsid w:val="00820C9F"/>
    <w:rsid w:val="00822076"/>
    <w:rsid w:val="0082234F"/>
    <w:rsid w:val="00822A0E"/>
    <w:rsid w:val="008239B7"/>
    <w:rsid w:val="00823F84"/>
    <w:rsid w:val="0082502D"/>
    <w:rsid w:val="0082632F"/>
    <w:rsid w:val="0084121F"/>
    <w:rsid w:val="00843871"/>
    <w:rsid w:val="008439C0"/>
    <w:rsid w:val="00845EDB"/>
    <w:rsid w:val="00847616"/>
    <w:rsid w:val="00847BEE"/>
    <w:rsid w:val="0085002F"/>
    <w:rsid w:val="00854B07"/>
    <w:rsid w:val="00854B2C"/>
    <w:rsid w:val="0085548B"/>
    <w:rsid w:val="0086254D"/>
    <w:rsid w:val="00865164"/>
    <w:rsid w:val="0087062A"/>
    <w:rsid w:val="00870746"/>
    <w:rsid w:val="00870854"/>
    <w:rsid w:val="008709DA"/>
    <w:rsid w:val="00873C12"/>
    <w:rsid w:val="00875DDD"/>
    <w:rsid w:val="00876943"/>
    <w:rsid w:val="00876B86"/>
    <w:rsid w:val="00884E78"/>
    <w:rsid w:val="0088558D"/>
    <w:rsid w:val="008859AE"/>
    <w:rsid w:val="00886CC8"/>
    <w:rsid w:val="00894837"/>
    <w:rsid w:val="0089659D"/>
    <w:rsid w:val="008A376C"/>
    <w:rsid w:val="008A7111"/>
    <w:rsid w:val="008A7D73"/>
    <w:rsid w:val="008B1B33"/>
    <w:rsid w:val="008B2BC3"/>
    <w:rsid w:val="008B315F"/>
    <w:rsid w:val="008B3A3B"/>
    <w:rsid w:val="008B6010"/>
    <w:rsid w:val="008B732C"/>
    <w:rsid w:val="008B7F48"/>
    <w:rsid w:val="008C0B6D"/>
    <w:rsid w:val="008C1D02"/>
    <w:rsid w:val="008C3A73"/>
    <w:rsid w:val="008C7DBA"/>
    <w:rsid w:val="008D57B2"/>
    <w:rsid w:val="008D60B8"/>
    <w:rsid w:val="008E0DC4"/>
    <w:rsid w:val="008E1DB4"/>
    <w:rsid w:val="008E3EB8"/>
    <w:rsid w:val="008E5753"/>
    <w:rsid w:val="008E5B5C"/>
    <w:rsid w:val="008F09C4"/>
    <w:rsid w:val="008F66CA"/>
    <w:rsid w:val="008F6C96"/>
    <w:rsid w:val="008F7E7E"/>
    <w:rsid w:val="009047C8"/>
    <w:rsid w:val="0090487C"/>
    <w:rsid w:val="00905ABD"/>
    <w:rsid w:val="00906B78"/>
    <w:rsid w:val="00907DA8"/>
    <w:rsid w:val="0091125E"/>
    <w:rsid w:val="00913071"/>
    <w:rsid w:val="009130C3"/>
    <w:rsid w:val="00913238"/>
    <w:rsid w:val="00915967"/>
    <w:rsid w:val="0091688C"/>
    <w:rsid w:val="00920547"/>
    <w:rsid w:val="00920796"/>
    <w:rsid w:val="00921AA2"/>
    <w:rsid w:val="009239FA"/>
    <w:rsid w:val="00927032"/>
    <w:rsid w:val="009276A8"/>
    <w:rsid w:val="0093088E"/>
    <w:rsid w:val="009328D9"/>
    <w:rsid w:val="009337BF"/>
    <w:rsid w:val="00947411"/>
    <w:rsid w:val="00952F33"/>
    <w:rsid w:val="00953678"/>
    <w:rsid w:val="00962CC2"/>
    <w:rsid w:val="009641D1"/>
    <w:rsid w:val="009653D6"/>
    <w:rsid w:val="00972044"/>
    <w:rsid w:val="009729BC"/>
    <w:rsid w:val="00972BB2"/>
    <w:rsid w:val="00974C75"/>
    <w:rsid w:val="00976B61"/>
    <w:rsid w:val="0098297F"/>
    <w:rsid w:val="009842A2"/>
    <w:rsid w:val="009873F7"/>
    <w:rsid w:val="0099018B"/>
    <w:rsid w:val="00990A92"/>
    <w:rsid w:val="00991583"/>
    <w:rsid w:val="00993B02"/>
    <w:rsid w:val="00995413"/>
    <w:rsid w:val="0099650E"/>
    <w:rsid w:val="009A04D3"/>
    <w:rsid w:val="009A13D2"/>
    <w:rsid w:val="009A1E7F"/>
    <w:rsid w:val="009B00E2"/>
    <w:rsid w:val="009B1511"/>
    <w:rsid w:val="009B3D1C"/>
    <w:rsid w:val="009B47F0"/>
    <w:rsid w:val="009B4954"/>
    <w:rsid w:val="009B5601"/>
    <w:rsid w:val="009B6B5A"/>
    <w:rsid w:val="009B7590"/>
    <w:rsid w:val="009C1333"/>
    <w:rsid w:val="009C4553"/>
    <w:rsid w:val="009D1E88"/>
    <w:rsid w:val="009D24E6"/>
    <w:rsid w:val="009D50BC"/>
    <w:rsid w:val="009D727C"/>
    <w:rsid w:val="009E316A"/>
    <w:rsid w:val="009E3F6D"/>
    <w:rsid w:val="009F16C5"/>
    <w:rsid w:val="009F285E"/>
    <w:rsid w:val="009F33CD"/>
    <w:rsid w:val="009F4AF5"/>
    <w:rsid w:val="00A02AD6"/>
    <w:rsid w:val="00A03E60"/>
    <w:rsid w:val="00A107D7"/>
    <w:rsid w:val="00A17718"/>
    <w:rsid w:val="00A2256E"/>
    <w:rsid w:val="00A22E38"/>
    <w:rsid w:val="00A230EE"/>
    <w:rsid w:val="00A254F3"/>
    <w:rsid w:val="00A26925"/>
    <w:rsid w:val="00A26983"/>
    <w:rsid w:val="00A30326"/>
    <w:rsid w:val="00A424D0"/>
    <w:rsid w:val="00A424D5"/>
    <w:rsid w:val="00A47273"/>
    <w:rsid w:val="00A50C2A"/>
    <w:rsid w:val="00A51F51"/>
    <w:rsid w:val="00A53286"/>
    <w:rsid w:val="00A53AAF"/>
    <w:rsid w:val="00A67E81"/>
    <w:rsid w:val="00A70C5E"/>
    <w:rsid w:val="00A71F89"/>
    <w:rsid w:val="00A77B41"/>
    <w:rsid w:val="00A80E93"/>
    <w:rsid w:val="00A81C50"/>
    <w:rsid w:val="00A8235A"/>
    <w:rsid w:val="00A82B7B"/>
    <w:rsid w:val="00A84019"/>
    <w:rsid w:val="00A84ED4"/>
    <w:rsid w:val="00A86B42"/>
    <w:rsid w:val="00A93687"/>
    <w:rsid w:val="00A93CA5"/>
    <w:rsid w:val="00A93F86"/>
    <w:rsid w:val="00A95238"/>
    <w:rsid w:val="00A95687"/>
    <w:rsid w:val="00A966C9"/>
    <w:rsid w:val="00AA6621"/>
    <w:rsid w:val="00AA7DB7"/>
    <w:rsid w:val="00AB1583"/>
    <w:rsid w:val="00AB285C"/>
    <w:rsid w:val="00AB4265"/>
    <w:rsid w:val="00AB57B3"/>
    <w:rsid w:val="00AB60FC"/>
    <w:rsid w:val="00AB7CAF"/>
    <w:rsid w:val="00AC002D"/>
    <w:rsid w:val="00AC0502"/>
    <w:rsid w:val="00AC2F0F"/>
    <w:rsid w:val="00AC79ED"/>
    <w:rsid w:val="00AD1CFA"/>
    <w:rsid w:val="00AD3703"/>
    <w:rsid w:val="00AD3C7A"/>
    <w:rsid w:val="00AE39EE"/>
    <w:rsid w:val="00AE3A62"/>
    <w:rsid w:val="00AE3CD4"/>
    <w:rsid w:val="00AE54BC"/>
    <w:rsid w:val="00AE7E18"/>
    <w:rsid w:val="00AF32B4"/>
    <w:rsid w:val="00AF35D8"/>
    <w:rsid w:val="00AF58AE"/>
    <w:rsid w:val="00AF6504"/>
    <w:rsid w:val="00AF67BF"/>
    <w:rsid w:val="00B00ED7"/>
    <w:rsid w:val="00B04EB8"/>
    <w:rsid w:val="00B06383"/>
    <w:rsid w:val="00B06AF1"/>
    <w:rsid w:val="00B06D42"/>
    <w:rsid w:val="00B16D8A"/>
    <w:rsid w:val="00B2039F"/>
    <w:rsid w:val="00B2205D"/>
    <w:rsid w:val="00B231E7"/>
    <w:rsid w:val="00B24022"/>
    <w:rsid w:val="00B31A22"/>
    <w:rsid w:val="00B32670"/>
    <w:rsid w:val="00B32926"/>
    <w:rsid w:val="00B3310E"/>
    <w:rsid w:val="00B34767"/>
    <w:rsid w:val="00B34BD6"/>
    <w:rsid w:val="00B357C2"/>
    <w:rsid w:val="00B42E76"/>
    <w:rsid w:val="00B47836"/>
    <w:rsid w:val="00B50AA7"/>
    <w:rsid w:val="00B55215"/>
    <w:rsid w:val="00B652A2"/>
    <w:rsid w:val="00B66F6A"/>
    <w:rsid w:val="00B67D26"/>
    <w:rsid w:val="00B71C5C"/>
    <w:rsid w:val="00B72312"/>
    <w:rsid w:val="00B72FDA"/>
    <w:rsid w:val="00B738E6"/>
    <w:rsid w:val="00B73B0F"/>
    <w:rsid w:val="00B775B3"/>
    <w:rsid w:val="00B82547"/>
    <w:rsid w:val="00B831F0"/>
    <w:rsid w:val="00B8560D"/>
    <w:rsid w:val="00B85AC5"/>
    <w:rsid w:val="00B8641B"/>
    <w:rsid w:val="00B9169E"/>
    <w:rsid w:val="00B92D59"/>
    <w:rsid w:val="00B939A1"/>
    <w:rsid w:val="00B96BEA"/>
    <w:rsid w:val="00BA48BB"/>
    <w:rsid w:val="00BA580D"/>
    <w:rsid w:val="00BA7E16"/>
    <w:rsid w:val="00BB016A"/>
    <w:rsid w:val="00BC08A0"/>
    <w:rsid w:val="00BC273A"/>
    <w:rsid w:val="00BC5B74"/>
    <w:rsid w:val="00BC64ED"/>
    <w:rsid w:val="00BD13D3"/>
    <w:rsid w:val="00BD3C77"/>
    <w:rsid w:val="00BD3DB6"/>
    <w:rsid w:val="00BD4E3D"/>
    <w:rsid w:val="00BD7854"/>
    <w:rsid w:val="00BE4D88"/>
    <w:rsid w:val="00BF15B4"/>
    <w:rsid w:val="00BF7AD3"/>
    <w:rsid w:val="00C00CE2"/>
    <w:rsid w:val="00C02EA3"/>
    <w:rsid w:val="00C06023"/>
    <w:rsid w:val="00C11134"/>
    <w:rsid w:val="00C12650"/>
    <w:rsid w:val="00C14803"/>
    <w:rsid w:val="00C208D5"/>
    <w:rsid w:val="00C22A27"/>
    <w:rsid w:val="00C24E03"/>
    <w:rsid w:val="00C26E51"/>
    <w:rsid w:val="00C31BD2"/>
    <w:rsid w:val="00C3229F"/>
    <w:rsid w:val="00C33110"/>
    <w:rsid w:val="00C347E2"/>
    <w:rsid w:val="00C34E75"/>
    <w:rsid w:val="00C352ED"/>
    <w:rsid w:val="00C42D21"/>
    <w:rsid w:val="00C46290"/>
    <w:rsid w:val="00C46BAB"/>
    <w:rsid w:val="00C47A78"/>
    <w:rsid w:val="00C47B80"/>
    <w:rsid w:val="00C50092"/>
    <w:rsid w:val="00C52A79"/>
    <w:rsid w:val="00C5524A"/>
    <w:rsid w:val="00C56D6E"/>
    <w:rsid w:val="00C61EE6"/>
    <w:rsid w:val="00C62092"/>
    <w:rsid w:val="00C6581F"/>
    <w:rsid w:val="00C67B82"/>
    <w:rsid w:val="00C71FBD"/>
    <w:rsid w:val="00C72261"/>
    <w:rsid w:val="00C7402C"/>
    <w:rsid w:val="00C74445"/>
    <w:rsid w:val="00C748C0"/>
    <w:rsid w:val="00C75BAE"/>
    <w:rsid w:val="00C8000F"/>
    <w:rsid w:val="00C81B75"/>
    <w:rsid w:val="00C9114D"/>
    <w:rsid w:val="00C9138E"/>
    <w:rsid w:val="00C91CA7"/>
    <w:rsid w:val="00C92221"/>
    <w:rsid w:val="00C92DEE"/>
    <w:rsid w:val="00C92FC2"/>
    <w:rsid w:val="00C94EF7"/>
    <w:rsid w:val="00C97FDB"/>
    <w:rsid w:val="00CA0ED1"/>
    <w:rsid w:val="00CA2886"/>
    <w:rsid w:val="00CA3908"/>
    <w:rsid w:val="00CA4B15"/>
    <w:rsid w:val="00CA525A"/>
    <w:rsid w:val="00CA7E29"/>
    <w:rsid w:val="00CB0CD2"/>
    <w:rsid w:val="00CB1CB9"/>
    <w:rsid w:val="00CB7895"/>
    <w:rsid w:val="00CC13E4"/>
    <w:rsid w:val="00CC14AF"/>
    <w:rsid w:val="00CC15D6"/>
    <w:rsid w:val="00CC3C8C"/>
    <w:rsid w:val="00CC7B85"/>
    <w:rsid w:val="00CD27D8"/>
    <w:rsid w:val="00CD2B08"/>
    <w:rsid w:val="00CD4393"/>
    <w:rsid w:val="00CD4F37"/>
    <w:rsid w:val="00CD62E3"/>
    <w:rsid w:val="00CE0766"/>
    <w:rsid w:val="00CE59DC"/>
    <w:rsid w:val="00CE70F8"/>
    <w:rsid w:val="00CE7AE0"/>
    <w:rsid w:val="00CF0782"/>
    <w:rsid w:val="00CF2FED"/>
    <w:rsid w:val="00CF45DD"/>
    <w:rsid w:val="00CF6CEA"/>
    <w:rsid w:val="00CF7096"/>
    <w:rsid w:val="00D001CD"/>
    <w:rsid w:val="00D040F8"/>
    <w:rsid w:val="00D05948"/>
    <w:rsid w:val="00D05984"/>
    <w:rsid w:val="00D05989"/>
    <w:rsid w:val="00D06926"/>
    <w:rsid w:val="00D06F42"/>
    <w:rsid w:val="00D07773"/>
    <w:rsid w:val="00D15680"/>
    <w:rsid w:val="00D178A0"/>
    <w:rsid w:val="00D2496C"/>
    <w:rsid w:val="00D3392B"/>
    <w:rsid w:val="00D33CC9"/>
    <w:rsid w:val="00D3457E"/>
    <w:rsid w:val="00D35979"/>
    <w:rsid w:val="00D37EBF"/>
    <w:rsid w:val="00D43F16"/>
    <w:rsid w:val="00D452DB"/>
    <w:rsid w:val="00D46BD7"/>
    <w:rsid w:val="00D5198A"/>
    <w:rsid w:val="00D54E6F"/>
    <w:rsid w:val="00D56F85"/>
    <w:rsid w:val="00D631AA"/>
    <w:rsid w:val="00D638CE"/>
    <w:rsid w:val="00D64F14"/>
    <w:rsid w:val="00D659C4"/>
    <w:rsid w:val="00D67AB9"/>
    <w:rsid w:val="00D726CC"/>
    <w:rsid w:val="00D727E8"/>
    <w:rsid w:val="00D73C5E"/>
    <w:rsid w:val="00D73DBF"/>
    <w:rsid w:val="00D746DE"/>
    <w:rsid w:val="00D74BF3"/>
    <w:rsid w:val="00D76182"/>
    <w:rsid w:val="00D8053F"/>
    <w:rsid w:val="00D81BBA"/>
    <w:rsid w:val="00D82A88"/>
    <w:rsid w:val="00D8524E"/>
    <w:rsid w:val="00D86B0B"/>
    <w:rsid w:val="00D86F2B"/>
    <w:rsid w:val="00D9135A"/>
    <w:rsid w:val="00D92F78"/>
    <w:rsid w:val="00D94DA5"/>
    <w:rsid w:val="00DA0ED1"/>
    <w:rsid w:val="00DA2C0C"/>
    <w:rsid w:val="00DA5621"/>
    <w:rsid w:val="00DA5EE1"/>
    <w:rsid w:val="00DB12D3"/>
    <w:rsid w:val="00DB15FF"/>
    <w:rsid w:val="00DB7034"/>
    <w:rsid w:val="00DB78BB"/>
    <w:rsid w:val="00DC0606"/>
    <w:rsid w:val="00DC2B5F"/>
    <w:rsid w:val="00DD07ED"/>
    <w:rsid w:val="00DD1001"/>
    <w:rsid w:val="00DD4822"/>
    <w:rsid w:val="00DD66A0"/>
    <w:rsid w:val="00DD6B18"/>
    <w:rsid w:val="00DE009A"/>
    <w:rsid w:val="00DE05CE"/>
    <w:rsid w:val="00DE22AD"/>
    <w:rsid w:val="00DE5FEC"/>
    <w:rsid w:val="00DE72D5"/>
    <w:rsid w:val="00DF25F2"/>
    <w:rsid w:val="00DF388D"/>
    <w:rsid w:val="00DF45EB"/>
    <w:rsid w:val="00DF69C6"/>
    <w:rsid w:val="00DF6F49"/>
    <w:rsid w:val="00E00F30"/>
    <w:rsid w:val="00E05E07"/>
    <w:rsid w:val="00E20294"/>
    <w:rsid w:val="00E26C28"/>
    <w:rsid w:val="00E41086"/>
    <w:rsid w:val="00E42FDD"/>
    <w:rsid w:val="00E42FF1"/>
    <w:rsid w:val="00E4622D"/>
    <w:rsid w:val="00E47242"/>
    <w:rsid w:val="00E51594"/>
    <w:rsid w:val="00E52586"/>
    <w:rsid w:val="00E52D92"/>
    <w:rsid w:val="00E52F4F"/>
    <w:rsid w:val="00E52F7F"/>
    <w:rsid w:val="00E52FDB"/>
    <w:rsid w:val="00E5457B"/>
    <w:rsid w:val="00E57DB6"/>
    <w:rsid w:val="00E61844"/>
    <w:rsid w:val="00E64FDD"/>
    <w:rsid w:val="00E679C7"/>
    <w:rsid w:val="00E70776"/>
    <w:rsid w:val="00E7152D"/>
    <w:rsid w:val="00E82B83"/>
    <w:rsid w:val="00E83D49"/>
    <w:rsid w:val="00E85957"/>
    <w:rsid w:val="00E872B2"/>
    <w:rsid w:val="00E93F1B"/>
    <w:rsid w:val="00E94A1C"/>
    <w:rsid w:val="00E968B5"/>
    <w:rsid w:val="00E96931"/>
    <w:rsid w:val="00E975AC"/>
    <w:rsid w:val="00EA20E5"/>
    <w:rsid w:val="00EB18B4"/>
    <w:rsid w:val="00EB287C"/>
    <w:rsid w:val="00EB35B9"/>
    <w:rsid w:val="00EB4981"/>
    <w:rsid w:val="00EB79FC"/>
    <w:rsid w:val="00EC0FE0"/>
    <w:rsid w:val="00EC1547"/>
    <w:rsid w:val="00EC6FA7"/>
    <w:rsid w:val="00ED0A98"/>
    <w:rsid w:val="00ED2C08"/>
    <w:rsid w:val="00ED3027"/>
    <w:rsid w:val="00ED49D7"/>
    <w:rsid w:val="00ED6958"/>
    <w:rsid w:val="00ED6A2B"/>
    <w:rsid w:val="00ED7318"/>
    <w:rsid w:val="00ED7476"/>
    <w:rsid w:val="00EF0896"/>
    <w:rsid w:val="00EF5EA4"/>
    <w:rsid w:val="00EF7337"/>
    <w:rsid w:val="00EF74A0"/>
    <w:rsid w:val="00EF7757"/>
    <w:rsid w:val="00F00567"/>
    <w:rsid w:val="00F00FEE"/>
    <w:rsid w:val="00F01F8A"/>
    <w:rsid w:val="00F031EF"/>
    <w:rsid w:val="00F04B0A"/>
    <w:rsid w:val="00F067E1"/>
    <w:rsid w:val="00F073EE"/>
    <w:rsid w:val="00F11054"/>
    <w:rsid w:val="00F13AFC"/>
    <w:rsid w:val="00F17A71"/>
    <w:rsid w:val="00F217AF"/>
    <w:rsid w:val="00F21FBD"/>
    <w:rsid w:val="00F22256"/>
    <w:rsid w:val="00F227F8"/>
    <w:rsid w:val="00F2662E"/>
    <w:rsid w:val="00F26D20"/>
    <w:rsid w:val="00F336F0"/>
    <w:rsid w:val="00F427ED"/>
    <w:rsid w:val="00F47AE1"/>
    <w:rsid w:val="00F50413"/>
    <w:rsid w:val="00F5042A"/>
    <w:rsid w:val="00F52DA6"/>
    <w:rsid w:val="00F54BAA"/>
    <w:rsid w:val="00F54E30"/>
    <w:rsid w:val="00F56525"/>
    <w:rsid w:val="00F6721B"/>
    <w:rsid w:val="00F722DB"/>
    <w:rsid w:val="00F723A0"/>
    <w:rsid w:val="00F7327A"/>
    <w:rsid w:val="00F73868"/>
    <w:rsid w:val="00F76F3D"/>
    <w:rsid w:val="00F7724C"/>
    <w:rsid w:val="00F80227"/>
    <w:rsid w:val="00F90A1C"/>
    <w:rsid w:val="00F960F9"/>
    <w:rsid w:val="00F97B7D"/>
    <w:rsid w:val="00FA34C9"/>
    <w:rsid w:val="00FA5691"/>
    <w:rsid w:val="00FA680C"/>
    <w:rsid w:val="00FA6C9C"/>
    <w:rsid w:val="00FA7C1D"/>
    <w:rsid w:val="00FB2392"/>
    <w:rsid w:val="00FB360E"/>
    <w:rsid w:val="00FB785D"/>
    <w:rsid w:val="00FC077A"/>
    <w:rsid w:val="00FC17BA"/>
    <w:rsid w:val="00FD0F5E"/>
    <w:rsid w:val="00FD16B3"/>
    <w:rsid w:val="00FD2593"/>
    <w:rsid w:val="00FD35D2"/>
    <w:rsid w:val="00FD4308"/>
    <w:rsid w:val="00FD7A3B"/>
    <w:rsid w:val="00FF308E"/>
    <w:rsid w:val="00FF3683"/>
    <w:rsid w:val="00FF5D43"/>
  </w:rsids>
  <m:mathPr>
    <m:mathFont m:val="Cambria Math"/>
    <m:brkBin m:val="before"/>
    <m:brkBinSub m:val="--"/>
    <m:smallFrac m:val="0"/>
    <m:dispDef/>
    <m:lMargin m:val="0"/>
    <m:rMargin m:val="0"/>
    <m:defJc m:val="centerGroup"/>
    <m:wrapIndent m:val="1440"/>
    <m:intLim m:val="subSup"/>
    <m:naryLim m:val="undOvr"/>
  </m:mathPr>
  <w:themeFontLang w:val="sl-SI" w:bidi="bn-BD"/>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6B49A5"/>
  <w15:docId w15:val="{91D71AA8-5860-40FB-ABFD-4BEBAE701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43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C92221"/>
  </w:style>
  <w:style w:type="character" w:customStyle="1" w:styleId="FootnoteTextChar">
    <w:name w:val="Footnote Text Char"/>
    <w:basedOn w:val="DefaultParagraphFont"/>
    <w:link w:val="FootnoteText"/>
    <w:uiPriority w:val="99"/>
    <w:rsid w:val="00C92221"/>
    <w:rPr>
      <w:lang w:val="sv-SE"/>
    </w:rPr>
  </w:style>
  <w:style w:type="character" w:styleId="FootnoteReference">
    <w:name w:val="footnote reference"/>
    <w:basedOn w:val="DefaultParagraphFont"/>
    <w:uiPriority w:val="99"/>
    <w:unhideWhenUsed/>
    <w:rsid w:val="00C92221"/>
    <w:rPr>
      <w:vertAlign w:val="superscript"/>
    </w:rPr>
  </w:style>
  <w:style w:type="character" w:styleId="Hyperlink">
    <w:name w:val="Hyperlink"/>
    <w:basedOn w:val="DefaultParagraphFont"/>
    <w:uiPriority w:val="99"/>
    <w:unhideWhenUsed/>
    <w:rsid w:val="00B31A22"/>
    <w:rPr>
      <w:color w:val="0000FF" w:themeColor="hyperlink"/>
      <w:u w:val="single"/>
    </w:rPr>
  </w:style>
  <w:style w:type="paragraph" w:styleId="ListParagraph">
    <w:name w:val="List Paragraph"/>
    <w:basedOn w:val="Normal"/>
    <w:uiPriority w:val="34"/>
    <w:qFormat/>
    <w:rsid w:val="000667FE"/>
    <w:pPr>
      <w:ind w:left="720"/>
      <w:contextualSpacing/>
    </w:pPr>
  </w:style>
  <w:style w:type="character" w:styleId="FollowedHyperlink">
    <w:name w:val="FollowedHyperlink"/>
    <w:basedOn w:val="DefaultParagraphFont"/>
    <w:uiPriority w:val="99"/>
    <w:semiHidden/>
    <w:unhideWhenUsed/>
    <w:rsid w:val="00E51594"/>
    <w:rPr>
      <w:color w:val="800080" w:themeColor="followedHyperlink"/>
      <w:u w:val="single"/>
    </w:rPr>
  </w:style>
  <w:style w:type="character" w:styleId="CommentReference">
    <w:name w:val="annotation reference"/>
    <w:basedOn w:val="DefaultParagraphFont"/>
    <w:uiPriority w:val="99"/>
    <w:semiHidden/>
    <w:unhideWhenUsed/>
    <w:rsid w:val="0062224F"/>
    <w:rPr>
      <w:sz w:val="16"/>
      <w:szCs w:val="16"/>
    </w:rPr>
  </w:style>
  <w:style w:type="paragraph" w:styleId="CommentText">
    <w:name w:val="annotation text"/>
    <w:basedOn w:val="Normal"/>
    <w:link w:val="CommentTextChar"/>
    <w:uiPriority w:val="99"/>
    <w:unhideWhenUsed/>
    <w:rsid w:val="0062224F"/>
    <w:rPr>
      <w:sz w:val="20"/>
      <w:szCs w:val="20"/>
    </w:rPr>
  </w:style>
  <w:style w:type="character" w:customStyle="1" w:styleId="CommentTextChar">
    <w:name w:val="Comment Text Char"/>
    <w:basedOn w:val="DefaultParagraphFont"/>
    <w:link w:val="CommentText"/>
    <w:uiPriority w:val="99"/>
    <w:rsid w:val="0062224F"/>
    <w:rPr>
      <w:sz w:val="20"/>
      <w:szCs w:val="20"/>
      <w:lang w:val="sv-SE"/>
    </w:rPr>
  </w:style>
  <w:style w:type="paragraph" w:styleId="CommentSubject">
    <w:name w:val="annotation subject"/>
    <w:basedOn w:val="CommentText"/>
    <w:next w:val="CommentText"/>
    <w:link w:val="CommentSubjectChar"/>
    <w:uiPriority w:val="99"/>
    <w:semiHidden/>
    <w:unhideWhenUsed/>
    <w:rsid w:val="0062224F"/>
    <w:rPr>
      <w:b/>
      <w:bCs/>
    </w:rPr>
  </w:style>
  <w:style w:type="character" w:customStyle="1" w:styleId="CommentSubjectChar">
    <w:name w:val="Comment Subject Char"/>
    <w:basedOn w:val="CommentTextChar"/>
    <w:link w:val="CommentSubject"/>
    <w:uiPriority w:val="99"/>
    <w:semiHidden/>
    <w:rsid w:val="0062224F"/>
    <w:rPr>
      <w:b/>
      <w:bCs/>
      <w:sz w:val="20"/>
      <w:szCs w:val="20"/>
      <w:lang w:val="sv-SE"/>
    </w:rPr>
  </w:style>
  <w:style w:type="paragraph" w:styleId="BalloonText">
    <w:name w:val="Balloon Text"/>
    <w:basedOn w:val="Normal"/>
    <w:link w:val="BalloonTextChar"/>
    <w:uiPriority w:val="99"/>
    <w:semiHidden/>
    <w:unhideWhenUsed/>
    <w:rsid w:val="0062224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224F"/>
    <w:rPr>
      <w:rFonts w:ascii="Segoe UI" w:hAnsi="Segoe UI" w:cs="Segoe UI"/>
      <w:sz w:val="18"/>
      <w:szCs w:val="18"/>
      <w:lang w:val="sv-SE"/>
    </w:rPr>
  </w:style>
  <w:style w:type="paragraph" w:customStyle="1" w:styleId="LRECfootnote">
    <w:name w:val="LREC footnote"/>
    <w:basedOn w:val="Normal"/>
    <w:rsid w:val="00121E9E"/>
    <w:pPr>
      <w:suppressAutoHyphens/>
      <w:overflowPunct w:val="0"/>
      <w:jc w:val="both"/>
    </w:pPr>
    <w:rPr>
      <w:rFonts w:ascii="Times New Roman" w:eastAsia="Times New Roman" w:hAnsi="Times New Roman" w:cs="Times New Roman"/>
      <w:color w:val="00000A"/>
      <w:kern w:val="1"/>
      <w:sz w:val="18"/>
      <w:szCs w:val="20"/>
    </w:rPr>
  </w:style>
  <w:style w:type="paragraph" w:styleId="HTMLPreformatted">
    <w:name w:val="HTML Preformatted"/>
    <w:basedOn w:val="Normal"/>
    <w:link w:val="HTMLPreformattedChar"/>
    <w:uiPriority w:val="99"/>
    <w:semiHidden/>
    <w:unhideWhenUsed/>
    <w:rsid w:val="00392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sl-SI"/>
    </w:rPr>
  </w:style>
  <w:style w:type="character" w:customStyle="1" w:styleId="HTMLPreformattedChar">
    <w:name w:val="HTML Preformatted Char"/>
    <w:basedOn w:val="DefaultParagraphFont"/>
    <w:link w:val="HTMLPreformatted"/>
    <w:uiPriority w:val="99"/>
    <w:semiHidden/>
    <w:rsid w:val="00392D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0106474">
      <w:bodyDiv w:val="1"/>
      <w:marLeft w:val="0"/>
      <w:marRight w:val="0"/>
      <w:marTop w:val="0"/>
      <w:marBottom w:val="0"/>
      <w:divBdr>
        <w:top w:val="none" w:sz="0" w:space="0" w:color="auto"/>
        <w:left w:val="none" w:sz="0" w:space="0" w:color="auto"/>
        <w:bottom w:val="none" w:sz="0" w:space="0" w:color="auto"/>
        <w:right w:val="none" w:sz="0" w:space="0" w:color="auto"/>
      </w:divBdr>
      <w:divsChild>
        <w:div w:id="1749765092">
          <w:marLeft w:val="0"/>
          <w:marRight w:val="0"/>
          <w:marTop w:val="0"/>
          <w:marBottom w:val="0"/>
          <w:divBdr>
            <w:top w:val="none" w:sz="0" w:space="0" w:color="auto"/>
            <w:left w:val="none" w:sz="0" w:space="0" w:color="auto"/>
            <w:bottom w:val="none" w:sz="0" w:space="0" w:color="auto"/>
            <w:right w:val="none" w:sz="0" w:space="0" w:color="auto"/>
          </w:divBdr>
          <w:divsChild>
            <w:div w:id="584070951">
              <w:marLeft w:val="0"/>
              <w:marRight w:val="0"/>
              <w:marTop w:val="0"/>
              <w:marBottom w:val="0"/>
              <w:divBdr>
                <w:top w:val="none" w:sz="0" w:space="0" w:color="auto"/>
                <w:left w:val="none" w:sz="0" w:space="0" w:color="auto"/>
                <w:bottom w:val="none" w:sz="0" w:space="0" w:color="auto"/>
                <w:right w:val="none" w:sz="0" w:space="0" w:color="auto"/>
              </w:divBdr>
              <w:divsChild>
                <w:div w:id="13813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ezb.ijs.si/nrss/" TargetMode="External"/><Relationship Id="rId3" Type="http://schemas.openxmlformats.org/officeDocument/2006/relationships/styles" Target="styles.xml"/><Relationship Id="rId21" Type="http://schemas.openxmlformats.org/officeDocument/2006/relationships/hyperlink" Target="https://journals.openedition.org/jtei/1077"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centerslo.si/wp-content/uploads/2017/10/Obdobja-36_Ditmajer.pdf" TargetMode="External"/><Relationship Id="rId2" Type="http://schemas.openxmlformats.org/officeDocument/2006/relationships/numbering" Target="numbering.xml"/><Relationship Id="rId16" Type="http://schemas.openxmlformats.org/officeDocument/2006/relationships/hyperlink" Target="http://nl.ijs.si/e-zrc/izidor/" TargetMode="External"/><Relationship Id="rId20" Type="http://schemas.openxmlformats.org/officeDocument/2006/relationships/hyperlink" Target="http://www.tei-c.org/Guidelines/P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digitalmanuscripts.eu/digital-editing-of-medieval-texts-a-textbook/" TargetMode="External"/><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hyperlink" Target="http://www.centerslo.net/files/file/simpozij/simp28/Erjavec_Ogrin.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journals.openedition.org/jtei/1520" TargetMode="External"/><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teicat.huma-num.fr/index.php" TargetMode="External"/><Relationship Id="rId3" Type="http://schemas.openxmlformats.org/officeDocument/2006/relationships/hyperlink" Target="mailto:tomaz.erjavec@ijs.si" TargetMode="External"/><Relationship Id="rId7" Type="http://schemas.openxmlformats.org/officeDocument/2006/relationships/hyperlink" Target="http://nl.ijs.si/tei/convert/" TargetMode="External"/><Relationship Id="rId2" Type="http://schemas.openxmlformats.org/officeDocument/2006/relationships/hyperlink" Target="mailto:matija.ogrin@zrc-sazu.si" TargetMode="External"/><Relationship Id="rId1" Type="http://schemas.openxmlformats.org/officeDocument/2006/relationships/hyperlink" Target="mailto:nina.ditmajer@zrc-sazu.si" TargetMode="External"/><Relationship Id="rId6" Type="http://schemas.openxmlformats.org/officeDocument/2006/relationships/hyperlink" Target="http://nl.ijs.si/tei/convert/" TargetMode="External"/><Relationship Id="rId5" Type="http://schemas.openxmlformats.org/officeDocument/2006/relationships/hyperlink" Target="http://v-machine.org/" TargetMode="External"/><Relationship Id="rId4" Type="http://schemas.openxmlformats.org/officeDocument/2006/relationships/hyperlink" Target="https://www.tei-c.org/release/doc/tei-p5-doc/en/html/T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ADE7125F-A767-9941-8CA0-64EA9B80B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20</Pages>
  <Words>6644</Words>
  <Characters>37874</Characters>
  <Application>Microsoft Office Word</Application>
  <DocSecurity>0</DocSecurity>
  <Lines>315</Lines>
  <Paragraphs>88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Anonymous</dc:creator>
  <cp:lastModifiedBy>Microsoft Office User</cp:lastModifiedBy>
  <cp:revision>5</cp:revision>
  <cp:lastPrinted>2019-04-02T08:37:00Z</cp:lastPrinted>
  <dcterms:created xsi:type="dcterms:W3CDTF">2019-06-21T12:12:00Z</dcterms:created>
  <dcterms:modified xsi:type="dcterms:W3CDTF">2019-06-21T12:16:00Z</dcterms:modified>
</cp:coreProperties>
</file>